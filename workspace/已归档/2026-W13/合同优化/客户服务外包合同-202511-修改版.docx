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Override PartName="/word/people.xml" ContentType="application/vnd.openxmlformats-officedocument.wordprocessingml.people+xml"/>
</Types>
</file>

<file path=_rels/.rels><?xml version="1.0" encoding="UTF-8"?><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A4C3E" w:rsidRDefault="00000000">
      <w:pPr>
        <w:jc w:val="center"/>
        <w:rPr>
          <w:rFonts w:ascii="京东朗正体 玲珑" w:eastAsia="京东朗正体 玲珑" w:hAnsi="京东朗正体 玲珑"/>
          <w:b/>
        </w:rPr>
      </w:pPr>
      <w:r>
        <w:rPr>
          <w:rFonts w:ascii="京东朗正体 玲珑" w:eastAsia="京东朗正体 玲珑" w:hAnsi="京东朗正体 玲珑" w:hint="eastAsia"/>
          <w:b/>
        </w:rPr>
        <w:t>客户服务外包合同</w:t>
      </w:r>
    </w:p>
    <w:p w:rsidR="007A4C3E" w:rsidRDefault="007A4C3E">
      <w:pPr>
        <w:rPr>
          <w:rFonts w:ascii="京东朗正体 玲珑" w:eastAsia="京东朗正体 玲珑" w:hAnsi="京东朗正体 玲珑"/>
        </w:rPr>
      </w:pPr>
    </w:p>
    <w:p w:rsidR="007A4C3E" w:rsidRDefault="00000000">
      <w:pPr>
        <w:spacing w:line="360" w:lineRule="auto"/>
        <w:rPr>
          <w:rFonts w:ascii="京东朗正体 玲珑" w:eastAsia="京东朗正体 玲珑" w:hAnsi="京东朗正体 玲珑" w:cs="Tahoma"/>
          <w:sz w:val="22"/>
        </w:rPr>
      </w:pPr>
      <w:bookmarkStart w:id="0" w:name="OLE_LINK15"/>
      <w:bookmarkStart w:id="1" w:name="OLE_LINK16"/>
      <w:bookmarkStart w:id="2" w:name="OLE_LINK17"/>
      <w:r>
        <w:rPr>
          <w:rFonts w:ascii="京东朗正体 玲珑" w:eastAsia="京东朗正体 玲珑" w:hAnsi="京东朗正体 玲珑" w:cs="Tahoma" w:hint="eastAsia"/>
          <w:b/>
          <w:sz w:val="22"/>
        </w:rPr>
        <w:t>甲方：</w:t>
      </w:r>
      <w:bookmarkStart w:id="3" w:name="_Hlk195534617"/>
      <w:r>
        <w:rPr>
          <w:rFonts w:ascii="京东朗正体 玲珑" w:eastAsia="京东朗正体 玲珑" w:hAnsi="京东朗正体 玲珑" w:cs="Tahoma" w:hint="eastAsia"/>
          <w:sz w:val="22"/>
        </w:rPr>
        <w:t>京东科技控股股份有限公司</w:t>
      </w:r>
      <w:bookmarkEnd w:id="3"/>
      <w:r>
        <w:rPr>
          <w:rFonts w:ascii="京东朗正体 玲珑" w:eastAsia="京东朗正体 玲珑" w:hAnsi="京东朗正体 玲珑" w:cs="Tahoma" w:hint="eastAsia"/>
          <w:sz w:val="22"/>
        </w:rPr>
        <w:t>（以下简称“甲方”）</w:t>
      </w:r>
    </w:p>
    <w:p w:rsidR="007A4C3E" w:rsidRDefault="00000000">
      <w:pPr>
        <w:spacing w:line="360" w:lineRule="auto"/>
        <w:rPr>
          <w:rFonts w:ascii="京东朗正体 玲珑" w:eastAsia="京东朗正体 玲珑" w:hAnsi="京东朗正体 玲珑" w:cs="Tahoma"/>
          <w:sz w:val="22"/>
        </w:rPr>
      </w:pPr>
      <w:r>
        <w:rPr>
          <w:rFonts w:ascii="京东朗正体 玲珑" w:eastAsia="京东朗正体 玲珑" w:hAnsi="京东朗正体 玲珑" w:cs="Tahoma" w:hint="eastAsia"/>
          <w:b/>
          <w:sz w:val="22"/>
        </w:rPr>
        <w:t>地址：</w:t>
      </w:r>
      <w:r>
        <w:rPr>
          <w:rFonts w:ascii="京东朗正体 玲珑" w:eastAsia="京东朗正体 玲珑" w:hAnsi="京东朗正体 玲珑" w:cs="Tahoma" w:hint="eastAsia"/>
          <w:sz w:val="22"/>
        </w:rPr>
        <w:t>北京市北京经济技术开发区科创十一街1</w:t>
      </w:r>
      <w:r>
        <w:rPr>
          <w:rFonts w:ascii="京东朗正体 玲珑" w:eastAsia="京东朗正体 玲珑" w:hAnsi="京东朗正体 玲珑" w:cs="Tahoma"/>
          <w:sz w:val="22"/>
        </w:rPr>
        <w:t>8</w:t>
      </w:r>
      <w:r>
        <w:rPr>
          <w:rFonts w:ascii="京东朗正体 玲珑" w:eastAsia="京东朗正体 玲珑" w:hAnsi="京东朗正体 玲珑" w:cs="Tahoma" w:hint="eastAsia"/>
          <w:sz w:val="22"/>
        </w:rPr>
        <w:t>号C座2层2</w:t>
      </w:r>
      <w:r>
        <w:rPr>
          <w:rFonts w:ascii="京东朗正体 玲珑" w:eastAsia="京东朗正体 玲珑" w:hAnsi="京东朗正体 玲珑" w:cs="Tahoma"/>
          <w:sz w:val="22"/>
        </w:rPr>
        <w:t>21</w:t>
      </w:r>
      <w:r>
        <w:rPr>
          <w:rFonts w:ascii="京东朗正体 玲珑" w:eastAsia="京东朗正体 玲珑" w:hAnsi="京东朗正体 玲珑" w:cs="Tahoma" w:hint="eastAsia"/>
          <w:sz w:val="22"/>
        </w:rPr>
        <w:t>室</w:t>
      </w:r>
    </w:p>
    <w:p w:rsidR="007A4C3E" w:rsidRDefault="00000000">
      <w:pPr>
        <w:spacing w:line="360" w:lineRule="auto"/>
        <w:rPr>
          <w:rFonts w:ascii="京东朗正体 玲珑" w:eastAsia="京东朗正体 玲珑" w:hAnsi="京东朗正体 玲珑" w:cs="Tahoma"/>
          <w:b/>
          <w:sz w:val="22"/>
        </w:rPr>
      </w:pPr>
      <w:r>
        <w:rPr>
          <w:rFonts w:ascii="京东朗正体 玲珑" w:eastAsia="京东朗正体 玲珑" w:hAnsi="京东朗正体 玲珑" w:cs="Tahoma" w:hint="eastAsia"/>
          <w:b/>
          <w:sz w:val="22"/>
        </w:rPr>
        <w:t>电话：</w:t>
      </w:r>
      <w:r>
        <w:t>0527-87025410</w:t>
      </w:r>
    </w:p>
    <w:p w:rsidR="007A4C3E" w:rsidRDefault="00000000">
      <w:pPr>
        <w:spacing w:line="360" w:lineRule="auto"/>
        <w:rPr>
          <w:rFonts w:ascii="京东朗正体 玲珑" w:eastAsia="京东朗正体 玲珑" w:hAnsi="京东朗正体 玲珑" w:cs="Tahoma"/>
          <w:sz w:val="22"/>
        </w:rPr>
      </w:pPr>
      <w:r>
        <w:rPr>
          <w:rFonts w:ascii="京东朗正体 玲珑" w:eastAsia="京东朗正体 玲珑" w:hAnsi="京东朗正体 玲珑" w:cs="Tahoma" w:hint="eastAsia"/>
          <w:b/>
          <w:sz w:val="22"/>
        </w:rPr>
        <w:t>联系邮箱地址：</w:t>
      </w:r>
      <w:r>
        <w:rPr>
          <w:rFonts w:ascii="京东朗正体 玲珑" w:eastAsia="京东朗正体 玲珑" w:hAnsi="京东朗正体 玲珑" w:cs="Tahoma" w:hint="eastAsia"/>
          <w:sz w:val="22"/>
        </w:rPr>
        <w:t>cfdx@jd.com</w:t>
      </w:r>
    </w:p>
    <w:p w:rsidR="007A4C3E" w:rsidRDefault="00000000">
      <w:pPr>
        <w:rPr>
          <w:rFonts w:ascii="京东朗正体 玲珑" w:eastAsia="京东朗正体 玲珑" w:hAnsi="京东朗正体 玲珑" w:cs="Arial"/>
          <w:sz w:val="22"/>
          <w:lang w:eastAsia="zh"/>
        </w:rPr>
      </w:pPr>
      <w:r>
        <w:rPr>
          <w:rFonts w:ascii="京东朗正体 玲珑" w:eastAsia="京东朗正体 玲珑" w:hAnsi="京东朗正体 玲珑" w:cs="Tahoma" w:hint="eastAsia"/>
          <w:b/>
          <w:sz w:val="22"/>
        </w:rPr>
        <w:t>联系人：</w:t>
      </w:r>
      <w:r>
        <w:rPr>
          <w:rFonts w:ascii="京东朗正体 玲珑" w:eastAsia="京东朗正体 玲珑" w:hAnsi="京东朗正体 玲珑" w:cs="Tahoma"/>
          <w:sz w:val="22"/>
        </w:rPr>
        <w:tab/>
      </w:r>
      <w:r>
        <w:rPr>
          <w:rFonts w:ascii="京东朗正体 玲珑" w:eastAsia="京东朗正体 玲珑" w:hAnsi="京东朗正体 玲珑" w:cs="Tahoma" w:hint="eastAsia"/>
          <w:sz w:val="22"/>
          <w:lang w:eastAsia="zh"/>
        </w:rPr>
        <w:t>孙大年</w:t>
      </w:r>
    </w:p>
    <w:bookmarkEnd w:id="0"/>
    <w:bookmarkEnd w:id="1"/>
    <w:bookmarkEnd w:id="2"/>
    <w:p w:rsidR="007A4C3E" w:rsidRDefault="007A4C3E">
      <w:pPr>
        <w:spacing w:line="360" w:lineRule="auto"/>
        <w:rPr>
          <w:rFonts w:ascii="京东朗正体 玲珑" w:eastAsia="京东朗正体 玲珑" w:hAnsi="京东朗正体 玲珑" w:cs="Tahoma"/>
          <w:b/>
          <w:sz w:val="22"/>
        </w:rPr>
      </w:pPr>
    </w:p>
    <w:p w:rsidR="007A4C3E" w:rsidRDefault="00000000">
      <w:pPr>
        <w:spacing w:line="360" w:lineRule="auto"/>
        <w:rPr>
          <w:rFonts w:ascii="京东朗正体 玲珑" w:eastAsia="京东朗正体 玲珑" w:hAnsi="京东朗正体 玲珑" w:cs="Tahoma"/>
          <w:sz w:val="22"/>
          <w:shd w:val="clear" w:color="auto" w:fill="FFFF00"/>
        </w:rPr>
      </w:pPr>
      <w:r>
        <w:rPr>
          <w:rFonts w:ascii="京东朗正体 玲珑" w:eastAsia="京东朗正体 玲珑" w:hAnsi="京东朗正体 玲珑" w:cs="Tahoma" w:hint="eastAsia"/>
          <w:b/>
          <w:sz w:val="22"/>
          <w:shd w:val="clear" w:color="auto" w:fill="FFFF00"/>
        </w:rPr>
        <w:t>乙方：</w:t>
      </w:r>
      <w:r>
        <w:rPr>
          <w:rFonts w:ascii="京东朗正体 玲珑" w:eastAsia="京东朗正体 玲珑" w:hAnsi="京东朗正体 玲珑" w:cs="Tahoma" w:hint="eastAsia"/>
          <w:sz w:val="22"/>
          <w:shd w:val="clear" w:color="auto" w:fill="FFFF00"/>
        </w:rPr>
        <w:t>（以下简称“乙方”）</w:t>
      </w:r>
    </w:p>
    <w:p w:rsidR="007A4C3E" w:rsidRDefault="00000000">
      <w:pPr>
        <w:spacing w:line="360" w:lineRule="auto"/>
        <w:rPr>
          <w:rFonts w:ascii="京东朗正体 玲珑" w:eastAsia="京东朗正体 玲珑" w:hAnsi="京东朗正体 玲珑" w:cs="Tahoma"/>
          <w:sz w:val="22"/>
          <w:shd w:val="clear" w:color="auto" w:fill="FFFF00"/>
        </w:rPr>
      </w:pPr>
      <w:r>
        <w:rPr>
          <w:rFonts w:ascii="京东朗正体 玲珑" w:eastAsia="京东朗正体 玲珑" w:hAnsi="京东朗正体 玲珑" w:cs="Tahoma" w:hint="eastAsia"/>
          <w:b/>
          <w:sz w:val="22"/>
          <w:shd w:val="clear" w:color="auto" w:fill="FFFF00"/>
        </w:rPr>
        <w:t>地址：</w:t>
      </w:r>
      <w:r>
        <w:rPr>
          <w:rFonts w:ascii="京东朗正体 玲珑" w:eastAsia="京东朗正体 玲珑" w:hAnsi="京东朗正体 玲珑" w:cs="Tahoma"/>
          <w:sz w:val="22"/>
          <w:shd w:val="clear" w:color="auto" w:fill="FFFF00"/>
        </w:rPr>
        <w:t xml:space="preserve"> </w:t>
      </w:r>
    </w:p>
    <w:p w:rsidR="007A4C3E" w:rsidRDefault="00000000">
      <w:pPr>
        <w:widowControl/>
        <w:spacing w:line="360" w:lineRule="auto"/>
        <w:rPr>
          <w:rFonts w:ascii="京东朗正体 玲珑" w:eastAsia="京东朗正体 玲珑" w:hAnsi="京东朗正体 玲珑"/>
          <w:sz w:val="22"/>
          <w:shd w:val="clear" w:color="auto" w:fill="FFFF00"/>
        </w:rPr>
      </w:pPr>
      <w:r>
        <w:rPr>
          <w:rFonts w:ascii="京东朗正体 玲珑" w:eastAsia="京东朗正体 玲珑" w:hAnsi="京东朗正体 玲珑" w:cs="Tahoma" w:hint="eastAsia"/>
          <w:b/>
          <w:sz w:val="22"/>
          <w:shd w:val="clear" w:color="auto" w:fill="FFFF00"/>
        </w:rPr>
        <w:t>电话：</w:t>
      </w:r>
    </w:p>
    <w:p w:rsidR="007A4C3E" w:rsidRDefault="00000000">
      <w:pPr>
        <w:spacing w:line="360" w:lineRule="auto"/>
        <w:rPr>
          <w:rFonts w:ascii="京东朗正体 玲珑" w:eastAsia="京东朗正体 玲珑" w:hAnsi="京东朗正体 玲珑" w:cs="Tahoma"/>
          <w:sz w:val="22"/>
          <w:shd w:val="clear" w:color="auto" w:fill="FFFF00"/>
        </w:rPr>
      </w:pPr>
      <w:r>
        <w:rPr>
          <w:rFonts w:ascii="京东朗正体 玲珑" w:eastAsia="京东朗正体 玲珑" w:hAnsi="京东朗正体 玲珑" w:cs="Tahoma" w:hint="eastAsia"/>
          <w:b/>
          <w:sz w:val="22"/>
          <w:shd w:val="clear" w:color="auto" w:fill="FFFF00"/>
        </w:rPr>
        <w:t>联系</w:t>
      </w:r>
      <w:r>
        <w:rPr>
          <w:rFonts w:ascii="京东朗正体 玲珑" w:eastAsia="京东朗正体 玲珑" w:hAnsi="京东朗正体 玲珑" w:cs="Tahoma"/>
          <w:b/>
          <w:sz w:val="22"/>
          <w:shd w:val="clear" w:color="auto" w:fill="FFFF00"/>
        </w:rPr>
        <w:t>邮箱地址：</w:t>
      </w:r>
    </w:p>
    <w:p w:rsidR="007A4C3E" w:rsidRDefault="00000000">
      <w:pPr>
        <w:rPr>
          <w:rFonts w:ascii="京东朗正体 玲珑" w:eastAsia="京东朗正体 玲珑" w:hAnsi="京东朗正体 玲珑" w:cs="Arial"/>
          <w:sz w:val="22"/>
          <w:shd w:val="clear" w:color="auto" w:fill="FFFF00"/>
        </w:rPr>
      </w:pPr>
      <w:r>
        <w:rPr>
          <w:rFonts w:ascii="京东朗正体 玲珑" w:eastAsia="京东朗正体 玲珑" w:hAnsi="京东朗正体 玲珑" w:cs="Tahoma" w:hint="eastAsia"/>
          <w:b/>
          <w:sz w:val="22"/>
          <w:shd w:val="clear" w:color="auto" w:fill="FFFF00"/>
        </w:rPr>
        <w:t>联系人</w:t>
      </w:r>
      <w:r>
        <w:rPr>
          <w:rFonts w:ascii="京东朗正体 玲珑" w:eastAsia="京东朗正体 玲珑" w:hAnsi="京东朗正体 玲珑" w:cs="Tahoma"/>
          <w:b/>
          <w:sz w:val="22"/>
          <w:shd w:val="clear" w:color="auto" w:fill="FFFF00"/>
        </w:rPr>
        <w:t>：</w:t>
      </w:r>
      <w:r>
        <w:rPr>
          <w:rFonts w:ascii="京东朗正体 玲珑" w:eastAsia="京东朗正体 玲珑" w:hAnsi="京东朗正体 玲珑" w:cs="Arial"/>
          <w:sz w:val="22"/>
          <w:shd w:val="clear" w:color="auto" w:fill="FFFF00"/>
        </w:rPr>
        <w:t xml:space="preserve"> </w:t>
      </w:r>
    </w:p>
    <w:p w:rsidR="007A4C3E" w:rsidRDefault="007A4C3E">
      <w:pPr>
        <w:jc w:val="center"/>
        <w:rPr>
          <w:rFonts w:ascii="京东朗正体 玲珑" w:eastAsia="京东朗正体 玲珑" w:hAnsi="京东朗正体 玲珑" w:cs="Arial"/>
          <w:b/>
          <w:sz w:val="22"/>
          <w:u w:val="single"/>
        </w:rPr>
      </w:pPr>
    </w:p>
    <w:p w:rsidR="007A4C3E" w:rsidRDefault="00000000">
      <w:pPr>
        <w:spacing w:line="360" w:lineRule="auto"/>
        <w:rPr>
          <w:rFonts w:ascii="京东朗正体 玲珑" w:eastAsia="京东朗正体 玲珑" w:hAnsi="京东朗正体 玲珑" w:cs="Tahoma"/>
          <w:sz w:val="22"/>
        </w:rPr>
      </w:pPr>
      <w:r>
        <w:rPr>
          <w:rFonts w:ascii="京东朗正体 玲珑" w:eastAsia="京东朗正体 玲珑" w:hAnsi="京东朗正体 玲珑" w:cs="Tahoma" w:hint="eastAsia"/>
          <w:b/>
          <w:sz w:val="22"/>
        </w:rPr>
        <w:t>本协议签订地：</w:t>
      </w:r>
      <w:r>
        <w:rPr>
          <w:rFonts w:ascii="京东朗正体 玲珑" w:eastAsia="京东朗正体 玲珑" w:hAnsi="京东朗正体 玲珑" w:cs="Tahoma"/>
          <w:sz w:val="22"/>
        </w:rPr>
        <w:t xml:space="preserve"> </w:t>
      </w:r>
      <w:r>
        <w:rPr>
          <w:rFonts w:ascii="京东朗正体 玲珑" w:eastAsia="京东朗正体 玲珑" w:hAnsi="京东朗正体 玲珑" w:cs="Tahoma" w:hint="eastAsia"/>
          <w:sz w:val="22"/>
        </w:rPr>
        <w:t>北京市北京经济技术开发区科创十一街1</w:t>
      </w:r>
      <w:r>
        <w:rPr>
          <w:rFonts w:ascii="京东朗正体 玲珑" w:eastAsia="京东朗正体 玲珑" w:hAnsi="京东朗正体 玲珑" w:cs="Tahoma"/>
          <w:sz w:val="22"/>
        </w:rPr>
        <w:t>8</w:t>
      </w:r>
      <w:r>
        <w:rPr>
          <w:rFonts w:ascii="京东朗正体 玲珑" w:eastAsia="京东朗正体 玲珑" w:hAnsi="京东朗正体 玲珑" w:cs="Tahoma" w:hint="eastAsia"/>
          <w:sz w:val="22"/>
        </w:rPr>
        <w:t>号</w:t>
      </w:r>
    </w:p>
    <w:p w:rsidR="007A4C3E" w:rsidRDefault="00000000">
      <w:pPr>
        <w:pStyle w:val="2"/>
        <w:rPr>
          <w:rFonts w:ascii="京东朗正体 玲珑" w:eastAsia="京东朗正体 玲珑" w:hAnsi="京东朗正体 玲珑" w:cs="Tahoma"/>
          <w:sz w:val="24"/>
          <w:szCs w:val="24"/>
        </w:rPr>
      </w:pPr>
      <w:bookmarkStart w:id="4" w:name="_Toc374954081"/>
      <w:r>
        <w:rPr>
          <w:rFonts w:ascii="京东朗正体 玲珑" w:eastAsia="京东朗正体 玲珑" w:hAnsi="京东朗正体 玲珑" w:cs="Tahoma" w:hint="eastAsia"/>
          <w:sz w:val="24"/>
          <w:szCs w:val="24"/>
        </w:rPr>
        <w:t>总则</w:t>
      </w:r>
      <w:bookmarkEnd w:id="4"/>
    </w:p>
    <w:p w:rsidR="007A4C3E" w:rsidRDefault="00000000">
      <w:pPr>
        <w:adjustRightInd w:val="0"/>
        <w:snapToGrid w:val="0"/>
        <w:ind w:firstLineChars="200" w:firstLine="440"/>
        <w:contextualSpacing/>
        <w:rPr>
          <w:rFonts w:ascii="京东朗正体 玲珑" w:eastAsia="京东朗正体 玲珑" w:hAnsi="京东朗正体 玲珑"/>
        </w:rPr>
      </w:pPr>
      <w:r>
        <w:rPr>
          <w:rFonts w:ascii="京东朗正体 玲珑" w:eastAsia="京东朗正体 玲珑" w:hAnsi="京东朗正体 玲珑" w:cs="Tahoma" w:hint="eastAsia"/>
          <w:sz w:val="22"/>
        </w:rPr>
        <w:t>协议双方本着平等互利的原则，在真实、充分地表达各自意愿的基础上，根据我国现有法律规定，就乙方向甲方提供客服外包服务事项，达成如下框架协议，由双方共同恪守。</w:t>
      </w:r>
    </w:p>
    <w:p w:rsidR="007A4C3E" w:rsidRDefault="007A4C3E">
      <w:pPr>
        <w:adjustRightInd w:val="0"/>
        <w:snapToGrid w:val="0"/>
        <w:contextualSpacing/>
        <w:rPr>
          <w:rFonts w:ascii="京东朗正体 玲珑" w:eastAsia="京东朗正体 玲珑" w:hAnsi="京东朗正体 玲珑"/>
        </w:rPr>
      </w:pPr>
    </w:p>
    <w:p w:rsidR="007A4C3E" w:rsidRDefault="00000000">
      <w:pPr>
        <w:pStyle w:val="af"/>
        <w:numPr>
          <w:ilvl w:val="0"/>
          <w:numId w:val="1"/>
        </w:numPr>
        <w:spacing w:after="240"/>
        <w:contextualSpacing/>
        <w:jc w:val="left"/>
        <w:rPr>
          <w:rFonts w:ascii="京东朗正体 玲珑" w:eastAsia="京东朗正体 玲珑" w:hAnsi="京东朗正体 玲珑"/>
          <w:sz w:val="24"/>
          <w:szCs w:val="24"/>
        </w:rPr>
      </w:pPr>
      <w:bookmarkStart w:id="5" w:name="_Toc374954082"/>
      <w:r>
        <w:rPr>
          <w:rFonts w:ascii="京东朗正体 玲珑" w:eastAsia="京东朗正体 玲珑" w:hAnsi="京东朗正体 玲珑" w:hint="eastAsia"/>
          <w:sz w:val="24"/>
          <w:szCs w:val="24"/>
        </w:rPr>
        <w:t>协议结构</w:t>
      </w:r>
      <w:bookmarkEnd w:id="5"/>
    </w:p>
    <w:p w:rsidR="007A4C3E" w:rsidRDefault="00000000">
      <w:pPr>
        <w:contextualSpacing/>
        <w:rPr>
          <w:rFonts w:ascii="京东朗正体 玲珑" w:eastAsia="京东朗正体 玲珑" w:hAnsi="京东朗正体 玲珑" w:cs="Tahoma"/>
          <w:sz w:val="22"/>
        </w:rPr>
      </w:pPr>
      <w:r>
        <w:rPr>
          <w:rFonts w:ascii="京东朗正体 玲珑" w:eastAsia="京东朗正体 玲珑" w:hAnsi="京东朗正体 玲珑" w:cs="Tahoma" w:hint="eastAsia"/>
          <w:sz w:val="22"/>
        </w:rPr>
        <w:t>本协议作为一个整体由以下部分构成：</w:t>
      </w:r>
    </w:p>
    <w:p w:rsidR="007A4C3E" w:rsidRDefault="00000000">
      <w:pPr>
        <w:pStyle w:val="af7"/>
        <w:widowControl/>
        <w:numPr>
          <w:ilvl w:val="3"/>
          <w:numId w:val="2"/>
        </w:numPr>
        <w:spacing w:after="200"/>
        <w:ind w:firstLineChars="0"/>
        <w:contextualSpacing/>
        <w:jc w:val="left"/>
        <w:rPr>
          <w:rFonts w:ascii="京东朗正体 玲珑" w:eastAsia="京东朗正体 玲珑" w:hAnsi="京东朗正体 玲珑" w:cs="Tahoma"/>
          <w:sz w:val="22"/>
        </w:rPr>
      </w:pPr>
      <w:r>
        <w:rPr>
          <w:rFonts w:ascii="京东朗正体 玲珑" w:eastAsia="京东朗正体 玲珑" w:hAnsi="京东朗正体 玲珑" w:cs="Tahoma" w:hint="eastAsia"/>
          <w:sz w:val="22"/>
        </w:rPr>
        <w:t>服务协议正文</w:t>
      </w:r>
    </w:p>
    <w:p w:rsidR="007A4C3E" w:rsidRDefault="00000000">
      <w:pPr>
        <w:pStyle w:val="af7"/>
        <w:widowControl/>
        <w:numPr>
          <w:ilvl w:val="3"/>
          <w:numId w:val="2"/>
        </w:numPr>
        <w:spacing w:after="200"/>
        <w:ind w:firstLineChars="0"/>
        <w:contextualSpacing/>
        <w:jc w:val="left"/>
        <w:rPr>
          <w:rFonts w:ascii="京东朗正体 玲珑" w:eastAsia="京东朗正体 玲珑" w:hAnsi="京东朗正体 玲珑" w:cs="Tahoma"/>
          <w:sz w:val="22"/>
        </w:rPr>
      </w:pPr>
      <w:r>
        <w:rPr>
          <w:rFonts w:ascii="京东朗正体 玲珑" w:eastAsia="京东朗正体 玲珑" w:hAnsi="京东朗正体 玲珑" w:hint="eastAsia"/>
        </w:rPr>
        <w:t>附件一 《服务内容及要求》</w:t>
      </w:r>
    </w:p>
    <w:p w:rsidR="007A4C3E" w:rsidRDefault="00000000">
      <w:pPr>
        <w:pStyle w:val="af7"/>
        <w:widowControl/>
        <w:numPr>
          <w:ilvl w:val="3"/>
          <w:numId w:val="2"/>
        </w:numPr>
        <w:spacing w:after="200"/>
        <w:ind w:firstLineChars="0"/>
        <w:contextualSpacing/>
        <w:jc w:val="left"/>
        <w:rPr>
          <w:rFonts w:ascii="京东朗正体 玲珑" w:eastAsia="京东朗正体 玲珑" w:hAnsi="京东朗正体 玲珑"/>
        </w:rPr>
      </w:pPr>
      <w:r>
        <w:rPr>
          <w:rFonts w:ascii="京东朗正体 玲珑" w:eastAsia="京东朗正体 玲珑" w:hAnsi="京东朗正体 玲珑" w:hint="eastAsia"/>
        </w:rPr>
        <w:t>附件二 《结算规则》</w:t>
      </w:r>
    </w:p>
    <w:p w:rsidR="007A4C3E" w:rsidRDefault="00000000">
      <w:pPr>
        <w:pStyle w:val="af7"/>
        <w:numPr>
          <w:ilvl w:val="3"/>
          <w:numId w:val="2"/>
        </w:numPr>
        <w:ind w:firstLineChars="0"/>
        <w:rPr>
          <w:rFonts w:ascii="京东朗正体 玲珑" w:eastAsia="京东朗正体 玲珑" w:hAnsi="京东朗正体 玲珑"/>
        </w:rPr>
      </w:pPr>
      <w:r>
        <w:rPr>
          <w:rFonts w:ascii="京东朗正体 玲珑" w:eastAsia="京东朗正体 玲珑" w:hAnsi="京东朗正体 玲珑" w:hint="eastAsia"/>
        </w:rPr>
        <w:t>附件三 《反商业贿赂协议》</w:t>
      </w:r>
    </w:p>
    <w:p w:rsidR="007A4C3E" w:rsidRDefault="00000000">
      <w:pPr>
        <w:pStyle w:val="af7"/>
        <w:numPr>
          <w:ilvl w:val="3"/>
          <w:numId w:val="2"/>
        </w:numPr>
        <w:ind w:firstLineChars="0"/>
        <w:rPr>
          <w:rFonts w:ascii="京东朗正体 玲珑" w:eastAsia="京东朗正体 玲珑" w:hAnsi="京东朗正体 玲珑"/>
        </w:rPr>
      </w:pPr>
      <w:r>
        <w:rPr>
          <w:rFonts w:ascii="京东朗正体 玲珑" w:eastAsia="京东朗正体 玲珑" w:hAnsi="京东朗正体 玲珑" w:hint="eastAsia"/>
        </w:rPr>
        <w:t>附件四 《保密协议》</w:t>
      </w:r>
    </w:p>
    <w:p w:rsidR="007A4C3E" w:rsidRDefault="00000000">
      <w:pPr>
        <w:pStyle w:val="af7"/>
        <w:numPr>
          <w:ilvl w:val="3"/>
          <w:numId w:val="2"/>
        </w:numPr>
        <w:ind w:firstLineChars="0"/>
        <w:rPr>
          <w:rFonts w:ascii="京东朗正体 玲珑" w:eastAsia="京东朗正体 玲珑" w:hAnsi="京东朗正体 玲珑"/>
        </w:rPr>
      </w:pPr>
      <w:r>
        <w:rPr>
          <w:rFonts w:ascii="京东朗正体 玲珑" w:eastAsia="京东朗正体 玲珑" w:hAnsi="京东朗正体 玲珑" w:hint="eastAsia"/>
        </w:rPr>
        <w:t>附件五 《企业微信账号管理办法》</w:t>
      </w:r>
    </w:p>
    <w:p w:rsidR="007A4C3E" w:rsidRDefault="00000000">
      <w:pPr>
        <w:widowControl/>
        <w:spacing w:after="200"/>
        <w:ind w:firstLineChars="200" w:firstLine="440"/>
        <w:contextualSpacing/>
        <w:jc w:val="left"/>
        <w:rPr>
          <w:rFonts w:ascii="京东朗正体 玲珑" w:eastAsia="京东朗正体 玲珑" w:hAnsi="京东朗正体 玲珑" w:cs="Tahoma"/>
          <w:sz w:val="22"/>
        </w:rPr>
      </w:pPr>
      <w:r>
        <w:rPr>
          <w:rFonts w:ascii="京东朗正体 玲珑" w:eastAsia="京东朗正体 玲珑" w:hAnsi="京东朗正体 玲珑" w:cs="Tahoma" w:hint="eastAsia"/>
          <w:sz w:val="22"/>
        </w:rPr>
        <w:t>各附件、</w:t>
      </w:r>
      <w:r>
        <w:rPr>
          <w:rFonts w:ascii="京东朗正体 玲珑" w:eastAsia="京东朗正体 玲珑" w:hAnsi="京东朗正体 玲珑" w:cs="Tahoma"/>
          <w:sz w:val="22"/>
        </w:rPr>
        <w:t>补充协议</w:t>
      </w:r>
      <w:r>
        <w:rPr>
          <w:rFonts w:ascii="京东朗正体 玲珑" w:eastAsia="京东朗正体 玲珑" w:hAnsi="京东朗正体 玲珑" w:cs="Tahoma" w:hint="eastAsia"/>
          <w:sz w:val="22"/>
        </w:rPr>
        <w:t>以及协议正文整体构成本协议的有机组成部分，且如无特别约定，各现有附件、</w:t>
      </w:r>
      <w:r>
        <w:rPr>
          <w:rFonts w:ascii="京东朗正体 玲珑" w:eastAsia="京东朗正体 玲珑" w:hAnsi="京东朗正体 玲珑" w:cs="Tahoma"/>
          <w:sz w:val="22"/>
        </w:rPr>
        <w:t>补充协议</w:t>
      </w:r>
      <w:r>
        <w:rPr>
          <w:rFonts w:ascii="京东朗正体 玲珑" w:eastAsia="京东朗正体 玲珑" w:hAnsi="京东朗正体 玲珑" w:cs="Tahoma" w:hint="eastAsia"/>
          <w:sz w:val="22"/>
        </w:rPr>
        <w:t>及未来双方达成一致的新的附件、补充协议应当在对本协议进行解释时作为更加具体的规定，与本协议具有相同的法律效力，如与</w:t>
      </w:r>
      <w:r>
        <w:rPr>
          <w:rFonts w:ascii="京东朗正体 玲珑" w:eastAsia="京东朗正体 玲珑" w:hAnsi="京东朗正体 玲珑" w:cs="Tahoma"/>
          <w:sz w:val="22"/>
        </w:rPr>
        <w:t>本协议正文不</w:t>
      </w:r>
      <w:r>
        <w:rPr>
          <w:rFonts w:ascii="京东朗正体 玲珑" w:eastAsia="京东朗正体 玲珑" w:hAnsi="京东朗正体 玲珑" w:cs="Tahoma" w:hint="eastAsia"/>
          <w:sz w:val="22"/>
        </w:rPr>
        <w:t>一致</w:t>
      </w:r>
      <w:r>
        <w:rPr>
          <w:rFonts w:ascii="京东朗正体 玲珑" w:eastAsia="京东朗正体 玲珑" w:hAnsi="京东朗正体 玲珑" w:cs="Tahoma"/>
          <w:sz w:val="22"/>
        </w:rPr>
        <w:t>的，以补充协议</w:t>
      </w:r>
      <w:r>
        <w:rPr>
          <w:rFonts w:ascii="京东朗正体 玲珑" w:eastAsia="京东朗正体 玲珑" w:hAnsi="京东朗正体 玲珑" w:cs="Tahoma" w:hint="eastAsia"/>
          <w:sz w:val="22"/>
        </w:rPr>
        <w:t>为准。其中</w:t>
      </w:r>
      <w:r>
        <w:rPr>
          <w:rFonts w:ascii="京东朗正体 玲珑" w:eastAsia="京东朗正体 玲珑" w:hAnsi="京东朗正体 玲珑" w:cs="Tahoma"/>
          <w:sz w:val="22"/>
        </w:rPr>
        <w:t>，</w:t>
      </w:r>
      <w:r>
        <w:rPr>
          <w:rFonts w:ascii="京东朗正体 玲珑" w:eastAsia="京东朗正体 玲珑" w:hAnsi="京东朗正体 玲珑" w:cs="Tahoma" w:hint="eastAsia"/>
          <w:sz w:val="22"/>
        </w:rPr>
        <w:t>对于各附件内容的</w:t>
      </w:r>
      <w:r>
        <w:rPr>
          <w:rFonts w:ascii="京东朗正体 玲珑" w:eastAsia="京东朗正体 玲珑" w:hAnsi="京东朗正体 玲珑" w:cs="Tahoma"/>
          <w:sz w:val="22"/>
        </w:rPr>
        <w:t>更新，甲方</w:t>
      </w:r>
      <w:r>
        <w:rPr>
          <w:rFonts w:ascii="京东朗正体 玲珑" w:eastAsia="京东朗正体 玲珑" w:hAnsi="京东朗正体 玲珑" w:cs="Tahoma" w:hint="eastAsia"/>
          <w:sz w:val="22"/>
        </w:rPr>
        <w:t>将通过邮件方式</w:t>
      </w:r>
      <w:r>
        <w:rPr>
          <w:rFonts w:ascii="京东朗正体 玲珑" w:eastAsia="京东朗正体 玲珑" w:hAnsi="京东朗正体 玲珑" w:cs="Tahoma"/>
          <w:sz w:val="22"/>
        </w:rPr>
        <w:t>告知</w:t>
      </w:r>
      <w:r>
        <w:rPr>
          <w:rFonts w:ascii="京东朗正体 玲珑" w:eastAsia="京东朗正体 玲珑" w:hAnsi="京东朗正体 玲珑" w:cs="Tahoma" w:hint="eastAsia"/>
          <w:sz w:val="22"/>
        </w:rPr>
        <w:t>乙方</w:t>
      </w:r>
      <w:r>
        <w:rPr>
          <w:rFonts w:ascii="京东朗正体 玲珑" w:eastAsia="京东朗正体 玲珑" w:hAnsi="京东朗正体 玲珑" w:cs="Tahoma"/>
          <w:sz w:val="22"/>
        </w:rPr>
        <w:t>，</w:t>
      </w:r>
      <w:r>
        <w:rPr>
          <w:rFonts w:ascii="京东朗正体 玲珑" w:eastAsia="京东朗正体 玲珑" w:hAnsi="京东朗正体 玲珑" w:cs="Tahoma" w:hint="eastAsia"/>
          <w:sz w:val="22"/>
        </w:rPr>
        <w:t>即乙方</w:t>
      </w:r>
      <w:r>
        <w:rPr>
          <w:rFonts w:ascii="京东朗正体 玲珑" w:eastAsia="京东朗正体 玲珑" w:hAnsi="京东朗正体 玲珑" w:cs="Tahoma"/>
          <w:sz w:val="22"/>
        </w:rPr>
        <w:t>邮箱接收到甲方</w:t>
      </w:r>
      <w:r>
        <w:rPr>
          <w:rFonts w:ascii="京东朗正体 玲珑" w:eastAsia="京东朗正体 玲珑" w:hAnsi="京东朗正体 玲珑" w:cs="Tahoma" w:hint="eastAsia"/>
          <w:sz w:val="22"/>
        </w:rPr>
        <w:t>发送</w:t>
      </w:r>
      <w:r>
        <w:rPr>
          <w:rFonts w:ascii="京东朗正体 玲珑" w:eastAsia="京东朗正体 玲珑" w:hAnsi="京东朗正体 玲珑" w:cs="Tahoma"/>
          <w:sz w:val="22"/>
        </w:rPr>
        <w:t>的更新邮件</w:t>
      </w:r>
      <w:r>
        <w:rPr>
          <w:rFonts w:ascii="京东朗正体 玲珑" w:eastAsia="京东朗正体 玲珑" w:hAnsi="京东朗正体 玲珑" w:cs="Tahoma" w:hint="eastAsia"/>
          <w:sz w:val="22"/>
        </w:rPr>
        <w:t>当日即视为新的附件内容</w:t>
      </w:r>
      <w:r>
        <w:rPr>
          <w:rFonts w:ascii="京东朗正体 玲珑" w:eastAsia="京东朗正体 玲珑" w:hAnsi="京东朗正体 玲珑" w:cs="Tahoma"/>
          <w:sz w:val="22"/>
        </w:rPr>
        <w:t>生效。</w:t>
      </w:r>
    </w:p>
    <w:p w:rsidR="007A4C3E" w:rsidRDefault="007A4C3E">
      <w:pPr>
        <w:adjustRightInd w:val="0"/>
        <w:snapToGrid w:val="0"/>
        <w:contextualSpacing/>
        <w:rPr>
          <w:rFonts w:ascii="京东朗正体 玲珑" w:eastAsia="京东朗正体 玲珑" w:hAnsi="京东朗正体 玲珑"/>
        </w:rPr>
      </w:pPr>
    </w:p>
    <w:p w:rsidR="007A4C3E" w:rsidRDefault="00000000">
      <w:pPr>
        <w:pStyle w:val="af"/>
        <w:numPr>
          <w:ilvl w:val="0"/>
          <w:numId w:val="1"/>
        </w:numPr>
        <w:spacing w:after="240"/>
        <w:contextualSpacing/>
        <w:jc w:val="left"/>
        <w:rPr>
          <w:rFonts w:ascii="京东朗正体 玲珑" w:eastAsia="京东朗正体 玲珑" w:hAnsi="京东朗正体 玲珑"/>
          <w:sz w:val="24"/>
          <w:szCs w:val="24"/>
        </w:rPr>
      </w:pPr>
      <w:r>
        <w:rPr>
          <w:rFonts w:ascii="京东朗正体 玲珑" w:eastAsia="京东朗正体 玲珑" w:hAnsi="京东朗正体 玲珑" w:hint="eastAsia"/>
          <w:sz w:val="24"/>
          <w:szCs w:val="24"/>
        </w:rPr>
        <w:lastRenderedPageBreak/>
        <w:t>定义</w:t>
      </w:r>
    </w:p>
    <w:p w:rsidR="007A4C3E" w:rsidRDefault="00000000">
      <w:pPr>
        <w:rPr>
          <w:rFonts w:ascii="京东朗正体 玲珑" w:eastAsia="京东朗正体 玲珑" w:hAnsi="京东朗正体 玲珑"/>
        </w:rPr>
      </w:pPr>
      <w:r>
        <w:rPr>
          <w:rFonts w:ascii="京东朗正体 玲珑" w:eastAsia="京东朗正体 玲珑" w:hAnsi="京东朗正体 玲珑" w:hint="eastAsia"/>
        </w:rPr>
        <w:t>本合同中出现的下列词语除双方另有特别约定以外，以下词语应做如下定义：</w:t>
      </w:r>
    </w:p>
    <w:p w:rsidR="007A4C3E" w:rsidRDefault="00000000">
      <w:pPr>
        <w:pStyle w:val="af7"/>
        <w:numPr>
          <w:ilvl w:val="0"/>
          <w:numId w:val="3"/>
        </w:numPr>
        <w:ind w:firstLineChars="0"/>
        <w:rPr>
          <w:rFonts w:ascii="京东朗正体 玲珑" w:eastAsia="京东朗正体 玲珑" w:hAnsi="京东朗正体 玲珑"/>
        </w:rPr>
      </w:pPr>
      <w:r>
        <w:rPr>
          <w:rFonts w:ascii="京东朗正体 玲珑" w:eastAsia="京东朗正体 玲珑" w:hAnsi="京东朗正体 玲珑" w:hint="eastAsia"/>
        </w:rPr>
        <w:t>服务：指包括但不限于乙方根据本协议及协议附录、补充协议有关规定进行的下列管理工作：</w:t>
      </w:r>
    </w:p>
    <w:p w:rsidR="007A4C3E" w:rsidRDefault="00000000">
      <w:pPr>
        <w:pStyle w:val="af7"/>
        <w:numPr>
          <w:ilvl w:val="1"/>
          <w:numId w:val="1"/>
        </w:numPr>
        <w:ind w:firstLineChars="0"/>
        <w:rPr>
          <w:rFonts w:ascii="京东朗正体 玲珑" w:eastAsia="京东朗正体 玲珑" w:hAnsi="京东朗正体 玲珑"/>
        </w:rPr>
      </w:pPr>
      <w:r>
        <w:rPr>
          <w:rFonts w:ascii="京东朗正体 玲珑" w:eastAsia="京东朗正体 玲珑" w:hAnsi="京东朗正体 玲珑" w:hint="eastAsia"/>
        </w:rPr>
        <w:t>服务主要内容：面向甲方指定平台注册用户，推荐</w:t>
      </w:r>
      <w:r>
        <w:rPr>
          <w:rFonts w:ascii="京东朗正体 玲珑" w:eastAsia="京东朗正体 玲珑" w:hAnsi="京东朗正体 玲珑" w:hint="eastAsia"/>
          <w:u w:val="single"/>
        </w:rPr>
        <w:sym w:font="Wingdings 2" w:char="0052"/>
      </w:r>
      <w:r>
        <w:rPr>
          <w:rFonts w:ascii="京东朗正体 玲珑" w:eastAsia="京东朗正体 玲珑" w:hAnsi="京东朗正体 玲珑" w:hint="eastAsia"/>
          <w:u w:val="single"/>
        </w:rPr>
        <w:t>白条</w:t>
      </w:r>
      <w:r>
        <w:rPr>
          <w:rFonts w:ascii="京东朗正体 玲珑" w:eastAsia="京东朗正体 玲珑" w:hAnsi="京东朗正体 玲珑" w:hint="eastAsia"/>
          <w:u w:val="single"/>
        </w:rPr>
        <w:sym w:font="Wingdings 2" w:char="0052"/>
      </w:r>
      <w:r>
        <w:rPr>
          <w:rFonts w:ascii="京东朗正体 玲珑" w:eastAsia="京东朗正体 玲珑" w:hAnsi="京东朗正体 玲珑" w:hint="eastAsia"/>
          <w:u w:val="single"/>
        </w:rPr>
        <w:t>金条</w:t>
      </w:r>
      <w:r>
        <w:rPr>
          <w:rFonts w:ascii="京东朗正体 玲珑" w:eastAsia="京东朗正体 玲珑" w:hAnsi="京东朗正体 玲珑" w:hint="eastAsia"/>
          <w:u w:val="single"/>
        </w:rPr>
        <w:sym w:font="Wingdings 2" w:char="0052"/>
      </w:r>
      <w:r>
        <w:rPr>
          <w:rFonts w:ascii="京东朗正体 玲珑" w:eastAsia="京东朗正体 玲珑" w:hAnsi="京东朗正体 玲珑" w:hint="eastAsia"/>
          <w:u w:val="single"/>
        </w:rPr>
        <w:t xml:space="preserve">借钱 </w:t>
      </w:r>
      <w:r>
        <w:rPr>
          <w:rFonts w:ascii="京东朗正体 玲珑" w:eastAsia="京东朗正体 玲珑" w:hAnsi="京东朗正体 玲珑" w:hint="eastAsia"/>
          <w:u w:val="single"/>
        </w:rPr>
        <w:sym w:font="Wingdings 2" w:char="0052"/>
      </w:r>
      <w:r>
        <w:rPr>
          <w:rFonts w:ascii="京东朗正体 玲珑" w:eastAsia="京东朗正体 玲珑" w:hAnsi="京东朗正体 玲珑" w:hint="eastAsia"/>
          <w:u w:val="single"/>
        </w:rPr>
        <w:t>京东联名卡分期</w:t>
      </w:r>
      <w:r>
        <w:rPr>
          <w:rFonts w:ascii="京东朗正体 玲珑" w:eastAsia="京东朗正体 玲珑" w:hAnsi="京东朗正体 玲珑" w:hint="eastAsia"/>
          <w:u w:val="single"/>
        </w:rPr>
        <w:sym w:font="Wingdings 2" w:char="0052"/>
      </w:r>
      <w:r>
        <w:rPr>
          <w:rFonts w:ascii="京东朗正体 玲珑" w:eastAsia="京东朗正体 玲珑" w:hAnsi="京东朗正体 玲珑" w:hint="eastAsia"/>
          <w:u w:val="single"/>
        </w:rPr>
        <w:t>京东联名卡拉新</w:t>
      </w:r>
      <w:r>
        <w:rPr>
          <w:rFonts w:ascii="京东朗正体 玲珑" w:eastAsia="京东朗正体 玲珑" w:hAnsi="京东朗正体 玲珑" w:hint="eastAsia"/>
          <w:u w:val="single"/>
        </w:rPr>
        <w:sym w:font="Wingdings 2" w:char="0052"/>
      </w:r>
      <w:r>
        <w:rPr>
          <w:rFonts w:ascii="京东朗正体 玲珑" w:eastAsia="京东朗正体 玲珑" w:hAnsi="京东朗正体 玲珑" w:hint="eastAsia"/>
          <w:u w:val="single"/>
        </w:rPr>
        <w:t>财富管理</w:t>
      </w:r>
      <w:r>
        <w:rPr>
          <w:rFonts w:ascii="京东朗正体 玲珑" w:eastAsia="京东朗正体 玲珑" w:hAnsi="京东朗正体 玲珑" w:hint="eastAsia"/>
          <w:u w:val="single"/>
        </w:rPr>
        <w:sym w:font="Wingdings 2" w:char="0052"/>
      </w:r>
      <w:r>
        <w:rPr>
          <w:rFonts w:ascii="京东朗正体 玲珑" w:eastAsia="京东朗正体 玲珑" w:hAnsi="京东朗正体 玲珑" w:hint="eastAsia"/>
          <w:u w:val="single"/>
        </w:rPr>
        <w:t>企业主贷</w:t>
      </w:r>
      <w:r>
        <w:rPr>
          <w:rFonts w:ascii="京东朗正体 玲珑" w:eastAsia="京东朗正体 玲珑" w:hAnsi="京东朗正体 玲珑" w:hint="eastAsia"/>
          <w:u w:val="single"/>
        </w:rPr>
        <w:sym w:font="Wingdings 2" w:char="0052"/>
      </w:r>
      <w:r>
        <w:rPr>
          <w:rFonts w:ascii="京东朗正体 玲珑" w:eastAsia="京东朗正体 玲珑" w:hAnsi="京东朗正体 玲珑" w:hint="eastAsia"/>
          <w:u w:val="single"/>
        </w:rPr>
        <w:t>小微平台</w:t>
      </w:r>
      <w:r>
        <w:rPr>
          <w:rFonts w:ascii="京东朗正体 玲珑" w:eastAsia="京东朗正体 玲珑" w:hAnsi="京东朗正体 玲珑" w:hint="eastAsia"/>
          <w:u w:val="single"/>
        </w:rPr>
        <w:sym w:font="Wingdings 2" w:char="0052"/>
      </w:r>
      <w:r>
        <w:rPr>
          <w:rFonts w:ascii="京东朗正体 玲珑" w:eastAsia="京东朗正体 玲珑" w:hAnsi="京东朗正体 玲珑" w:hint="eastAsia"/>
          <w:u w:val="single"/>
        </w:rPr>
        <w:t>京小贷</w:t>
      </w:r>
      <w:r>
        <w:rPr>
          <w:rFonts w:ascii="京东朗正体 玲珑" w:eastAsia="京东朗正体 玲珑" w:hAnsi="京东朗正体 玲珑" w:hint="eastAsia"/>
          <w:u w:val="single"/>
        </w:rPr>
        <w:sym w:font="Wingdings 2" w:char="0052"/>
      </w:r>
      <w:r>
        <w:rPr>
          <w:rFonts w:ascii="京东朗正体 玲珑" w:eastAsia="京东朗正体 玲珑" w:hAnsi="京东朗正体 玲珑" w:hint="eastAsia"/>
          <w:u w:val="single"/>
        </w:rPr>
        <w:t>京票秒贴</w:t>
      </w:r>
      <w:r>
        <w:rPr>
          <w:rFonts w:ascii="京东朗正体 玲珑" w:eastAsia="京东朗正体 玲珑" w:hAnsi="京东朗正体 玲珑" w:hint="eastAsia"/>
          <w:u w:val="single"/>
        </w:rPr>
        <w:sym w:font="Wingdings 2" w:char="0052"/>
      </w:r>
      <w:r>
        <w:rPr>
          <w:rFonts w:ascii="京东朗正体 玲珑" w:eastAsia="京东朗正体 玲珑" w:hAnsi="京东朗正体 玲珑" w:hint="eastAsia"/>
          <w:u w:val="single"/>
        </w:rPr>
        <w:t>企业金采及甲方要求的其他业务</w:t>
      </w:r>
      <w:r>
        <w:rPr>
          <w:rFonts w:ascii="京东朗正体 玲珑" w:eastAsia="京东朗正体 玲珑" w:hAnsi="京东朗正体 玲珑" w:hint="eastAsia"/>
        </w:rPr>
        <w:t xml:space="preserve"> （如果有多个业务，可以勾选多个，如若有新增业务，以邮件同步为准），介绍甲方产品或服务。</w:t>
      </w:r>
    </w:p>
    <w:p w:rsidR="007A4C3E" w:rsidRDefault="00000000">
      <w:pPr>
        <w:pStyle w:val="af7"/>
        <w:numPr>
          <w:ilvl w:val="1"/>
          <w:numId w:val="1"/>
        </w:numPr>
        <w:ind w:firstLineChars="0"/>
        <w:rPr>
          <w:rFonts w:ascii="京东朗正体 玲珑" w:eastAsia="京东朗正体 玲珑" w:hAnsi="京东朗正体 玲珑"/>
        </w:rPr>
      </w:pPr>
      <w:r>
        <w:rPr>
          <w:rFonts w:ascii="京东朗正体 玲珑" w:eastAsia="京东朗正体 玲珑" w:hAnsi="京东朗正体 玲珑" w:hint="eastAsia"/>
        </w:rPr>
        <w:t>服务时间：在工作时间（9:</w:t>
      </w:r>
      <w:r>
        <w:rPr>
          <w:rFonts w:ascii="京东朗正体 玲珑" w:eastAsia="京东朗正体 玲珑" w:hAnsi="京东朗正体 玲珑"/>
        </w:rPr>
        <w:t>00-21</w:t>
      </w:r>
      <w:r>
        <w:rPr>
          <w:rFonts w:ascii="京东朗正体 玲珑" w:eastAsia="京东朗正体 玲珑" w:hAnsi="京东朗正体 玲珑" w:hint="eastAsia"/>
        </w:rPr>
        <w:t>:</w:t>
      </w:r>
      <w:r>
        <w:rPr>
          <w:rFonts w:ascii="京东朗正体 玲珑" w:eastAsia="京东朗正体 玲珑" w:hAnsi="京东朗正体 玲珑"/>
        </w:rPr>
        <w:t>00</w:t>
      </w:r>
      <w:r>
        <w:rPr>
          <w:rFonts w:ascii="京东朗正体 玲珑" w:eastAsia="京东朗正体 玲珑" w:hAnsi="京东朗正体 玲珑" w:hint="eastAsia"/>
        </w:rPr>
        <w:t>）内拨打客户电话，如在节假日时间为（1</w:t>
      </w:r>
      <w:r>
        <w:rPr>
          <w:rFonts w:ascii="京东朗正体 玲珑" w:eastAsia="京东朗正体 玲珑" w:hAnsi="京东朗正体 玲珑"/>
        </w:rPr>
        <w:t>0</w:t>
      </w:r>
      <w:r>
        <w:rPr>
          <w:rFonts w:ascii="京东朗正体 玲珑" w:eastAsia="京东朗正体 玲珑" w:hAnsi="京东朗正体 玲珑" w:hint="eastAsia"/>
        </w:rPr>
        <w:t>:</w:t>
      </w:r>
      <w:r>
        <w:rPr>
          <w:rFonts w:ascii="京东朗正体 玲珑" w:eastAsia="京东朗正体 玲珑" w:hAnsi="京东朗正体 玲珑"/>
        </w:rPr>
        <w:t>00-20</w:t>
      </w:r>
      <w:r>
        <w:rPr>
          <w:rFonts w:ascii="京东朗正体 玲珑" w:eastAsia="京东朗正体 玲珑" w:hAnsi="京东朗正体 玲珑" w:hint="eastAsia"/>
        </w:rPr>
        <w:t>:</w:t>
      </w:r>
      <w:r>
        <w:rPr>
          <w:rFonts w:ascii="京东朗正体 玲珑" w:eastAsia="京东朗正体 玲珑" w:hAnsi="京东朗正体 玲珑"/>
        </w:rPr>
        <w:t>00</w:t>
      </w:r>
      <w:r>
        <w:rPr>
          <w:rFonts w:ascii="京东朗正体 玲珑" w:eastAsia="京东朗正体 玲珑" w:hAnsi="京东朗正体 玲珑" w:hint="eastAsia"/>
        </w:rPr>
        <w:t>），客户主动要求的除外。</w:t>
      </w:r>
    </w:p>
    <w:p w:rsidR="007A4C3E" w:rsidRDefault="00000000">
      <w:pPr>
        <w:pStyle w:val="af7"/>
        <w:numPr>
          <w:ilvl w:val="1"/>
          <w:numId w:val="1"/>
        </w:numPr>
        <w:ind w:firstLineChars="0"/>
        <w:rPr>
          <w:rFonts w:ascii="京东朗正体 玲珑" w:eastAsia="京东朗正体 玲珑" w:hAnsi="京东朗正体 玲珑"/>
        </w:rPr>
      </w:pPr>
      <w:r>
        <w:rPr>
          <w:rFonts w:ascii="京东朗正体 玲珑" w:eastAsia="京东朗正体 玲珑" w:hAnsi="京东朗正体 玲珑" w:hint="eastAsia"/>
        </w:rPr>
        <w:t>客服人员回访及跟进工作。</w:t>
      </w:r>
    </w:p>
    <w:p w:rsidR="007A4C3E" w:rsidRDefault="00000000">
      <w:pPr>
        <w:pStyle w:val="af7"/>
        <w:numPr>
          <w:ilvl w:val="1"/>
          <w:numId w:val="1"/>
        </w:numPr>
        <w:ind w:firstLineChars="0"/>
        <w:rPr>
          <w:rFonts w:ascii="京东朗正体 玲珑" w:eastAsia="京东朗正体 玲珑" w:hAnsi="京东朗正体 玲珑"/>
        </w:rPr>
      </w:pPr>
      <w:r>
        <w:rPr>
          <w:rFonts w:ascii="京东朗正体 玲珑" w:eastAsia="京东朗正体 玲珑" w:hAnsi="京东朗正体 玲珑" w:hint="eastAsia"/>
        </w:rPr>
        <w:t>甲方要求的其他工作，包括但不限于乙方自协议签订之日起为履行义务而进行的人员组织、培训、系统前期准备工作等。</w:t>
      </w:r>
    </w:p>
    <w:p w:rsidR="007A4C3E" w:rsidRDefault="00000000">
      <w:pPr>
        <w:pStyle w:val="af7"/>
        <w:numPr>
          <w:ilvl w:val="1"/>
          <w:numId w:val="1"/>
        </w:numPr>
        <w:ind w:firstLineChars="0"/>
        <w:rPr>
          <w:rFonts w:ascii="京东朗正体 玲珑" w:eastAsia="京东朗正体 玲珑" w:hAnsi="京东朗正体 玲珑"/>
        </w:rPr>
      </w:pPr>
      <w:r>
        <w:rPr>
          <w:rFonts w:ascii="京东朗正体 玲珑" w:eastAsia="京东朗正体 玲珑" w:hAnsi="京东朗正体 玲珑" w:hint="eastAsia"/>
        </w:rPr>
        <w:t>甲乙双方确定和完善项目日常运营的报表，乙方定期归纳总结客户的意见及建议，并反馈给甲方以更好地为甲方客户服务。</w:t>
      </w:r>
    </w:p>
    <w:p w:rsidR="007A4C3E" w:rsidRDefault="00000000">
      <w:pPr>
        <w:pStyle w:val="af7"/>
        <w:numPr>
          <w:ilvl w:val="1"/>
          <w:numId w:val="1"/>
        </w:numPr>
        <w:ind w:firstLineChars="0"/>
        <w:rPr>
          <w:rFonts w:ascii="京东朗正体 玲珑" w:eastAsia="京东朗正体 玲珑" w:hAnsi="京东朗正体 玲珑"/>
        </w:rPr>
      </w:pPr>
      <w:r>
        <w:rPr>
          <w:rFonts w:ascii="京东朗正体 玲珑" w:eastAsia="京东朗正体 玲珑" w:hAnsi="京东朗正体 玲珑" w:hint="eastAsia"/>
        </w:rPr>
        <w:t>甲方向乙方提供企业微信用于和甲方用户沟通。</w:t>
      </w:r>
    </w:p>
    <w:p w:rsidR="007A4C3E" w:rsidRDefault="00000000">
      <w:pPr>
        <w:pStyle w:val="af7"/>
        <w:numPr>
          <w:ilvl w:val="0"/>
          <w:numId w:val="3"/>
        </w:numPr>
        <w:ind w:firstLineChars="0"/>
        <w:rPr>
          <w:rFonts w:ascii="京东朗正体 玲珑" w:eastAsia="京东朗正体 玲珑" w:hAnsi="京东朗正体 玲珑"/>
        </w:rPr>
      </w:pPr>
      <w:r>
        <w:rPr>
          <w:rFonts w:ascii="京东朗正体 玲珑" w:eastAsia="京东朗正体 玲珑" w:hAnsi="京东朗正体 玲珑" w:hint="eastAsia"/>
        </w:rPr>
        <w:t>客户服务代表：根据协议的约定为甲方提供客服人员呼出回访、咨询或跟进工作服务的乙方职员。</w:t>
      </w:r>
    </w:p>
    <w:p w:rsidR="007A4C3E" w:rsidRDefault="00000000">
      <w:pPr>
        <w:pStyle w:val="af7"/>
        <w:numPr>
          <w:ilvl w:val="0"/>
          <w:numId w:val="3"/>
        </w:numPr>
        <w:ind w:firstLineChars="0"/>
        <w:rPr>
          <w:rFonts w:ascii="京东朗正体 玲珑" w:eastAsia="京东朗正体 玲珑" w:hAnsi="京东朗正体 玲珑"/>
        </w:rPr>
      </w:pPr>
      <w:r>
        <w:rPr>
          <w:rFonts w:ascii="京东朗正体 玲珑" w:eastAsia="京东朗正体 玲珑" w:hAnsi="京东朗正体 玲珑" w:hint="eastAsia"/>
        </w:rPr>
        <w:t>技术系统：乙方在履行本协议期间均使用甲方提供的技术服务系统。</w:t>
      </w:r>
    </w:p>
    <w:p w:rsidR="007A4C3E" w:rsidRDefault="00000000">
      <w:pPr>
        <w:pStyle w:val="af7"/>
        <w:numPr>
          <w:ilvl w:val="0"/>
          <w:numId w:val="3"/>
        </w:numPr>
        <w:ind w:firstLineChars="0"/>
        <w:rPr>
          <w:rFonts w:ascii="京东朗正体 玲珑" w:eastAsia="京东朗正体 玲珑" w:hAnsi="京东朗正体 玲珑"/>
        </w:rPr>
      </w:pPr>
      <w:r>
        <w:rPr>
          <w:rFonts w:ascii="京东朗正体 玲珑" w:eastAsia="京东朗正体 玲珑" w:hAnsi="京东朗正体 玲珑" w:hint="eastAsia"/>
        </w:rPr>
        <w:t>沟通软件：乙方在履行本协议期间均使用甲方提供的沟通软件。</w:t>
      </w:r>
    </w:p>
    <w:p w:rsidR="007A4C3E" w:rsidRDefault="00000000">
      <w:pPr>
        <w:pStyle w:val="af7"/>
        <w:numPr>
          <w:ilvl w:val="0"/>
          <w:numId w:val="3"/>
        </w:numPr>
        <w:ind w:firstLineChars="0"/>
        <w:rPr>
          <w:rFonts w:ascii="京东朗正体 玲珑" w:eastAsia="京东朗正体 玲珑" w:hAnsi="京东朗正体 玲珑"/>
        </w:rPr>
      </w:pPr>
      <w:r>
        <w:rPr>
          <w:rFonts w:ascii="京东朗正体 玲珑" w:eastAsia="京东朗正体 玲珑" w:hAnsi="京东朗正体 玲珑" w:hint="eastAsia"/>
        </w:rPr>
        <w:t>本协议中甲方向乙方采购服务时可能会由甲方的关联公司发起采购，所以甲乙双方同意本协议由甲方对外统一签署协议，并履行原协议约定的权利和义务。但是在结算上由乙方与具体乙方提供服务的主体之间进行，在每个订单下达时将明确甲方关联方主体信息。乙方需按照甲方订单确认的关联方主体信息开具发票。</w:t>
      </w:r>
    </w:p>
    <w:p w:rsidR="007A4C3E" w:rsidRDefault="00000000">
      <w:pPr>
        <w:pStyle w:val="af7"/>
        <w:numPr>
          <w:ilvl w:val="0"/>
          <w:numId w:val="3"/>
        </w:numPr>
        <w:ind w:firstLineChars="0"/>
        <w:rPr>
          <w:rFonts w:ascii="京东朗正体 玲珑" w:eastAsia="京东朗正体 玲珑" w:hAnsi="京东朗正体 玲珑"/>
        </w:rPr>
      </w:pPr>
      <w:r>
        <w:rPr>
          <w:rFonts w:ascii="京东朗正体 玲珑" w:eastAsia="京东朗正体 玲珑" w:hAnsi="京东朗正体 玲珑" w:hint="eastAsia"/>
        </w:rPr>
        <w:t>甲方关联方主体主体包括但不限于以下常用主体：</w:t>
      </w:r>
    </w:p>
    <w:p w:rsidR="007A4C3E" w:rsidRDefault="00000000">
      <w:pPr>
        <w:pStyle w:val="af7"/>
        <w:numPr>
          <w:ilvl w:val="0"/>
          <w:numId w:val="4"/>
        </w:numPr>
        <w:ind w:firstLineChars="0"/>
        <w:rPr>
          <w:rFonts w:ascii="京东朗正体 玲珑" w:eastAsia="京东朗正体 玲珑" w:hAnsi="京东朗正体 玲珑"/>
          <w:bCs/>
        </w:rPr>
      </w:pPr>
      <w:r>
        <w:rPr>
          <w:rFonts w:ascii="京东朗正体 玲珑" w:eastAsia="京东朗正体 玲珑" w:hAnsi="京东朗正体 玲珑"/>
          <w:bCs/>
        </w:rPr>
        <w:t>宿迁傅东光年网络科技有限公司</w:t>
      </w:r>
    </w:p>
    <w:p w:rsidR="007A4C3E" w:rsidRDefault="00000000">
      <w:pPr>
        <w:pStyle w:val="af7"/>
        <w:numPr>
          <w:ilvl w:val="0"/>
          <w:numId w:val="4"/>
        </w:numPr>
        <w:ind w:firstLineChars="0"/>
        <w:rPr>
          <w:rFonts w:ascii="京东朗正体 玲珑" w:eastAsia="京东朗正体 玲珑" w:hAnsi="京东朗正体 玲珑"/>
        </w:rPr>
      </w:pPr>
      <w:r>
        <w:rPr>
          <w:rFonts w:ascii="京东朗正体 玲珑" w:eastAsia="京东朗正体 玲珑" w:hAnsi="京东朗正体 玲珑" w:hint="eastAsia"/>
        </w:rPr>
        <w:t>宿迁钧腾信息科技有限公司</w:t>
      </w:r>
    </w:p>
    <w:p w:rsidR="007A4C3E" w:rsidRDefault="00000000">
      <w:pPr>
        <w:pStyle w:val="af7"/>
        <w:numPr>
          <w:ilvl w:val="0"/>
          <w:numId w:val="4"/>
        </w:numPr>
        <w:ind w:firstLineChars="0"/>
        <w:rPr>
          <w:rFonts w:ascii="京东朗正体 玲珑" w:eastAsia="京东朗正体 玲珑" w:hAnsi="京东朗正体 玲珑"/>
        </w:rPr>
      </w:pPr>
      <w:r>
        <w:rPr>
          <w:rFonts w:ascii="京东朗正体 玲珑" w:eastAsia="京东朗正体 玲珑" w:hAnsi="京东朗正体 玲珑" w:hint="eastAsia"/>
        </w:rPr>
        <w:t>云瀚信息科技有限公司</w:t>
      </w:r>
    </w:p>
    <w:p w:rsidR="007A4C3E" w:rsidRDefault="00000000">
      <w:pPr>
        <w:pStyle w:val="af7"/>
        <w:numPr>
          <w:ilvl w:val="0"/>
          <w:numId w:val="4"/>
        </w:numPr>
        <w:ind w:firstLineChars="0"/>
        <w:rPr>
          <w:rFonts w:ascii="京东朗正体 玲珑" w:eastAsia="京东朗正体 玲珑" w:hAnsi="京东朗正体 玲珑"/>
        </w:rPr>
      </w:pPr>
      <w:r>
        <w:rPr>
          <w:rFonts w:ascii="京东朗正体 玲珑" w:eastAsia="京东朗正体 玲珑" w:hAnsi="京东朗正体 玲珑" w:hint="eastAsia"/>
        </w:rPr>
        <w:t>上海菁卡信息技术有限公司</w:t>
      </w:r>
    </w:p>
    <w:p w:rsidR="007A4C3E" w:rsidRDefault="00000000">
      <w:pPr>
        <w:pStyle w:val="af7"/>
        <w:numPr>
          <w:ilvl w:val="0"/>
          <w:numId w:val="4"/>
        </w:numPr>
        <w:ind w:firstLineChars="0"/>
        <w:rPr>
          <w:rFonts w:ascii="京东朗正体 玲珑" w:eastAsia="京东朗正体 玲珑" w:hAnsi="京东朗正体 玲珑"/>
        </w:rPr>
      </w:pPr>
      <w:r>
        <w:rPr>
          <w:rFonts w:ascii="京东朗正体 玲珑" w:eastAsia="京东朗正体 玲珑" w:hAnsi="京东朗正体 玲珑" w:hint="eastAsia"/>
        </w:rPr>
        <w:t>际扬信息科技有限公司</w:t>
      </w:r>
    </w:p>
    <w:p w:rsidR="007A4C3E" w:rsidRDefault="00000000">
      <w:pPr>
        <w:pStyle w:val="af7"/>
        <w:numPr>
          <w:ilvl w:val="0"/>
          <w:numId w:val="4"/>
        </w:numPr>
        <w:ind w:firstLineChars="0"/>
        <w:rPr>
          <w:rFonts w:ascii="京东朗正体 玲珑" w:eastAsia="京东朗正体 玲珑" w:hAnsi="京东朗正体 玲珑"/>
        </w:rPr>
      </w:pPr>
      <w:r>
        <w:rPr>
          <w:rFonts w:ascii="京东朗正体 玲珑" w:eastAsia="京东朗正体 玲珑" w:hAnsi="京东朗正体 玲珑" w:hint="eastAsia"/>
        </w:rPr>
        <w:t>宿迁智远科技咨询有限公司</w:t>
      </w:r>
    </w:p>
    <w:p w:rsidR="007A4C3E" w:rsidRDefault="00000000">
      <w:pPr>
        <w:pStyle w:val="af7"/>
        <w:numPr>
          <w:ilvl w:val="0"/>
          <w:numId w:val="4"/>
        </w:numPr>
        <w:ind w:firstLineChars="0"/>
        <w:rPr>
          <w:rFonts w:ascii="京东朗正体 玲珑" w:eastAsia="京东朗正体 玲珑" w:hAnsi="京东朗正体 玲珑"/>
        </w:rPr>
      </w:pPr>
      <w:r>
        <w:rPr>
          <w:rFonts w:ascii="京东朗正体 玲珑" w:eastAsia="京东朗正体 玲珑" w:hAnsi="京东朗正体 玲珑" w:hint="eastAsia"/>
        </w:rPr>
        <w:t>北京同邦卓益科技有限公司</w:t>
      </w:r>
    </w:p>
    <w:p w:rsidR="007A4C3E" w:rsidRDefault="00000000">
      <w:pPr>
        <w:pStyle w:val="af7"/>
        <w:numPr>
          <w:ilvl w:val="0"/>
          <w:numId w:val="4"/>
        </w:numPr>
        <w:ind w:firstLineChars="0"/>
        <w:rPr>
          <w:rFonts w:ascii="京东朗正体 玲珑" w:eastAsia="京东朗正体 玲珑" w:hAnsi="京东朗正体 玲珑"/>
        </w:rPr>
      </w:pPr>
      <w:r>
        <w:rPr>
          <w:rFonts w:ascii="京东朗正体 玲珑" w:eastAsia="京东朗正体 玲珑" w:hAnsi="京东朗正体 玲珑" w:hint="eastAsia"/>
        </w:rPr>
        <w:t>京东金岳（厦门）数字科技有限公司</w:t>
      </w:r>
    </w:p>
    <w:p w:rsidR="007A4C3E" w:rsidRDefault="00000000">
      <w:pPr>
        <w:pStyle w:val="af7"/>
        <w:numPr>
          <w:ilvl w:val="0"/>
          <w:numId w:val="4"/>
        </w:numPr>
        <w:ind w:firstLineChars="0"/>
        <w:rPr>
          <w:rFonts w:ascii="京东朗正体 玲珑" w:eastAsia="京东朗正体 玲珑" w:hAnsi="京东朗正体 玲珑"/>
        </w:rPr>
      </w:pPr>
      <w:r>
        <w:rPr>
          <w:rFonts w:ascii="京东朗正体 玲珑" w:eastAsia="京东朗正体 玲珑" w:hAnsi="京东朗正体 玲珑" w:hint="eastAsia"/>
        </w:rPr>
        <w:t>广西京东金鸿信息服务有限公司</w:t>
      </w:r>
    </w:p>
    <w:p w:rsidR="007A4C3E" w:rsidRDefault="00000000">
      <w:pPr>
        <w:pStyle w:val="af7"/>
        <w:numPr>
          <w:ilvl w:val="0"/>
          <w:numId w:val="4"/>
        </w:numPr>
        <w:ind w:firstLineChars="0"/>
        <w:rPr>
          <w:rFonts w:ascii="京东朗正体 玲珑" w:eastAsia="京东朗正体 玲珑" w:hAnsi="京东朗正体 玲珑"/>
        </w:rPr>
      </w:pPr>
      <w:r>
        <w:rPr>
          <w:rFonts w:ascii="京东朗正体 玲珑" w:eastAsia="京东朗正体 玲珑" w:hAnsi="京东朗正体 玲珑" w:hint="eastAsia"/>
        </w:rPr>
        <w:t>京东科技信息技术有限公司</w:t>
      </w:r>
    </w:p>
    <w:p w:rsidR="007A4C3E" w:rsidRDefault="00000000">
      <w:pPr>
        <w:pStyle w:val="af7"/>
        <w:numPr>
          <w:ilvl w:val="0"/>
          <w:numId w:val="4"/>
        </w:numPr>
        <w:ind w:firstLineChars="0"/>
        <w:rPr>
          <w:rFonts w:ascii="京东朗正体 玲珑" w:eastAsia="京东朗正体 玲珑" w:hAnsi="京东朗正体 玲珑"/>
        </w:rPr>
      </w:pPr>
      <w:r>
        <w:rPr>
          <w:rFonts w:ascii="京东朗正体 玲珑" w:eastAsia="京东朗正体 玲珑" w:hAnsi="京东朗正体 玲珑" w:hint="eastAsia"/>
        </w:rPr>
        <w:t>上海京汇小额贷款有限公司</w:t>
      </w:r>
    </w:p>
    <w:p w:rsidR="007A4C3E" w:rsidRDefault="00000000">
      <w:pPr>
        <w:pStyle w:val="af7"/>
        <w:numPr>
          <w:ilvl w:val="0"/>
          <w:numId w:val="4"/>
        </w:numPr>
        <w:ind w:firstLineChars="0"/>
        <w:rPr>
          <w:rFonts w:ascii="京东朗正体 玲珑" w:eastAsia="京东朗正体 玲珑" w:hAnsi="京东朗正体 玲珑"/>
        </w:rPr>
      </w:pPr>
      <w:r>
        <w:rPr>
          <w:rFonts w:ascii="京东朗正体 玲珑" w:eastAsia="京东朗正体 玲珑" w:hAnsi="京东朗正体 玲珑" w:hint="eastAsia"/>
        </w:rPr>
        <w:t>重庆京东同盈小额贷款有限公司</w:t>
      </w:r>
    </w:p>
    <w:p w:rsidR="007A4C3E" w:rsidRDefault="00000000">
      <w:pPr>
        <w:pStyle w:val="af7"/>
        <w:numPr>
          <w:ilvl w:val="0"/>
          <w:numId w:val="4"/>
        </w:numPr>
        <w:ind w:firstLineChars="0"/>
        <w:rPr>
          <w:rFonts w:ascii="京东朗正体 玲珑" w:eastAsia="京东朗正体 玲珑" w:hAnsi="京东朗正体 玲珑"/>
        </w:rPr>
      </w:pPr>
      <w:r>
        <w:rPr>
          <w:rFonts w:ascii="京东朗正体 玲珑" w:eastAsia="京东朗正体 玲珑" w:hAnsi="京东朗正体 玲珑" w:hint="eastAsia"/>
        </w:rPr>
        <w:t>上海邦汇商业保理有限公司</w:t>
      </w:r>
    </w:p>
    <w:p w:rsidR="007A4C3E" w:rsidRDefault="00000000">
      <w:pPr>
        <w:pStyle w:val="af7"/>
        <w:numPr>
          <w:ilvl w:val="0"/>
          <w:numId w:val="4"/>
        </w:numPr>
        <w:ind w:firstLineChars="0"/>
        <w:rPr>
          <w:rFonts w:ascii="京东朗正体 玲珑" w:eastAsia="京东朗正体 玲珑" w:hAnsi="京东朗正体 玲珑"/>
        </w:rPr>
      </w:pPr>
      <w:r>
        <w:rPr>
          <w:rFonts w:ascii="京东朗正体 玲珑" w:eastAsia="京东朗正体 玲珑" w:hAnsi="京东朗正体 玲珑" w:hint="eastAsia"/>
        </w:rPr>
        <w:t>大同京东宜票金融信息科技有限公司</w:t>
      </w:r>
    </w:p>
    <w:p w:rsidR="007A4C3E" w:rsidRDefault="00000000">
      <w:pPr>
        <w:pStyle w:val="af7"/>
        <w:numPr>
          <w:ilvl w:val="0"/>
          <w:numId w:val="4"/>
        </w:numPr>
        <w:ind w:firstLineChars="0"/>
        <w:rPr>
          <w:rFonts w:ascii="京东朗正体 玲珑" w:eastAsia="京东朗正体 玲珑" w:hAnsi="京东朗正体 玲珑"/>
        </w:rPr>
      </w:pPr>
      <w:r>
        <w:rPr>
          <w:rFonts w:ascii="京东朗正体 玲珑" w:eastAsia="京东朗正体 玲珑" w:hAnsi="京东朗正体 玲珑" w:hint="eastAsia"/>
        </w:rPr>
        <w:t>网银在线（北京）科技有限公司</w:t>
      </w:r>
    </w:p>
    <w:p w:rsidR="007A4C3E" w:rsidRDefault="00000000">
      <w:pPr>
        <w:pStyle w:val="af7"/>
        <w:numPr>
          <w:ilvl w:val="0"/>
          <w:numId w:val="4"/>
        </w:numPr>
        <w:ind w:firstLineChars="0"/>
        <w:rPr>
          <w:rFonts w:ascii="京东朗正体 玲珑" w:eastAsia="京东朗正体 玲珑" w:hAnsi="京东朗正体 玲珑"/>
        </w:rPr>
      </w:pPr>
      <w:r>
        <w:rPr>
          <w:rFonts w:ascii="京东朗正体 玲珑" w:eastAsia="京东朗正体 玲珑" w:hAnsi="京东朗正体 玲珑" w:hint="eastAsia"/>
        </w:rPr>
        <w:t>宿迁达润信息科技有限公司</w:t>
      </w:r>
    </w:p>
    <w:p w:rsidR="007A4C3E" w:rsidRDefault="00000000">
      <w:pPr>
        <w:pStyle w:val="af7"/>
        <w:numPr>
          <w:ilvl w:val="0"/>
          <w:numId w:val="4"/>
        </w:numPr>
        <w:ind w:firstLineChars="0"/>
        <w:rPr>
          <w:rFonts w:ascii="京东朗正体 玲珑" w:eastAsia="京东朗正体 玲珑" w:hAnsi="京东朗正体 玲珑"/>
        </w:rPr>
      </w:pPr>
      <w:r>
        <w:rPr>
          <w:rFonts w:ascii="京东朗正体 玲珑" w:eastAsia="京东朗正体 玲珑" w:hAnsi="京东朗正体 玲珑" w:hint="eastAsia"/>
        </w:rPr>
        <w:t>京东云计算有限公司</w:t>
      </w:r>
    </w:p>
    <w:p w:rsidR="007A4C3E" w:rsidRDefault="00000000">
      <w:pPr>
        <w:pStyle w:val="af7"/>
        <w:numPr>
          <w:ilvl w:val="0"/>
          <w:numId w:val="4"/>
        </w:numPr>
        <w:ind w:firstLineChars="0"/>
        <w:rPr>
          <w:rFonts w:ascii="京东朗正体 玲珑" w:eastAsia="京东朗正体 玲珑" w:hAnsi="京东朗正体 玲珑"/>
        </w:rPr>
      </w:pPr>
      <w:r>
        <w:rPr>
          <w:rFonts w:ascii="京东朗正体 玲珑" w:eastAsia="京东朗正体 玲珑" w:hAnsi="京东朗正体 玲珑" w:hint="eastAsia"/>
        </w:rPr>
        <w:t>京东新东腾商务服务有限公司</w:t>
      </w:r>
    </w:p>
    <w:p w:rsidR="007A4C3E" w:rsidRDefault="00000000">
      <w:pPr>
        <w:pStyle w:val="af7"/>
        <w:numPr>
          <w:ilvl w:val="0"/>
          <w:numId w:val="3"/>
        </w:numPr>
        <w:ind w:firstLineChars="0"/>
        <w:rPr>
          <w:rFonts w:ascii="京东朗正体 玲珑" w:eastAsia="京东朗正体 玲珑" w:hAnsi="京东朗正体 玲珑"/>
        </w:rPr>
      </w:pPr>
      <w:r>
        <w:rPr>
          <w:rFonts w:ascii="京东朗正体 玲珑" w:eastAsia="京东朗正体 玲珑" w:hAnsi="京东朗正体 玲珑" w:hint="eastAsia"/>
        </w:rPr>
        <w:t>结算币种：人民币</w:t>
      </w:r>
    </w:p>
    <w:p w:rsidR="007A4C3E" w:rsidRDefault="00000000">
      <w:pPr>
        <w:pStyle w:val="af"/>
        <w:numPr>
          <w:ilvl w:val="0"/>
          <w:numId w:val="1"/>
        </w:numPr>
        <w:spacing w:after="240"/>
        <w:contextualSpacing/>
        <w:jc w:val="left"/>
        <w:rPr>
          <w:rFonts w:ascii="京东朗正体 玲珑" w:eastAsia="京东朗正体 玲珑" w:hAnsi="京东朗正体 玲珑"/>
          <w:sz w:val="24"/>
          <w:szCs w:val="24"/>
        </w:rPr>
      </w:pPr>
      <w:bookmarkStart w:id="6" w:name="_Toc374954087"/>
      <w:r>
        <w:rPr>
          <w:rFonts w:ascii="京东朗正体 玲珑" w:eastAsia="京东朗正体 玲珑" w:hAnsi="京东朗正体 玲珑" w:hint="eastAsia"/>
          <w:sz w:val="24"/>
          <w:szCs w:val="24"/>
        </w:rPr>
        <w:lastRenderedPageBreak/>
        <w:t>合同期限</w:t>
      </w:r>
      <w:bookmarkEnd w:id="6"/>
    </w:p>
    <w:p w:rsidR="007A4C3E" w:rsidRDefault="00000000">
      <w:pPr>
        <w:rPr>
          <w:rFonts w:ascii="京东朗正体 玲珑" w:eastAsia="京东朗正体 玲珑" w:hAnsi="京东朗正体 玲珑" w:cs="Tahoma"/>
          <w:sz w:val="22"/>
        </w:rPr>
      </w:pPr>
      <w:r>
        <w:rPr>
          <w:rFonts w:ascii="京东朗正体 玲珑" w:eastAsia="京东朗正体 玲珑" w:hAnsi="京东朗正体 玲珑" w:cs="Tahoma" w:hint="eastAsia"/>
          <w:sz w:val="22"/>
        </w:rPr>
        <w:t>1.若本协议有测试期：</w:t>
      </w:r>
    </w:p>
    <w:p w:rsidR="007A4C3E" w:rsidRDefault="00000000">
      <w:pPr>
        <w:rPr>
          <w:rFonts w:ascii="京东朗正体 玲珑" w:eastAsia="京东朗正体 玲珑" w:hAnsi="京东朗正体 玲珑" w:cs="Tahoma"/>
          <w:sz w:val="22"/>
        </w:rPr>
      </w:pPr>
      <w:r>
        <w:rPr>
          <w:rFonts w:ascii="京东朗正体 玲珑" w:eastAsia="京东朗正体 玲珑" w:hAnsi="京东朗正体 玲珑" w:cs="Tahoma" w:hint="eastAsia"/>
          <w:sz w:val="22"/>
        </w:rPr>
        <w:t>约定的测试服务期限为【3】月，即【</w:t>
      </w:r>
      <w:r w:rsidR="00284598">
        <w:rPr>
          <w:rFonts w:ascii="京东朗正体 玲珑" w:eastAsia="京东朗正体 玲珑" w:hAnsi="京东朗正体 玲珑" w:cs="Tahoma" w:hint="eastAsia"/>
          <w:sz w:val="22"/>
        </w:rPr>
        <w:t>/</w:t>
      </w:r>
      <w:r>
        <w:rPr>
          <w:rFonts w:ascii="京东朗正体 玲珑" w:eastAsia="京东朗正体 玲珑" w:hAnsi="京东朗正体 玲珑" w:cs="Tahoma" w:hint="eastAsia"/>
          <w:sz w:val="22"/>
        </w:rPr>
        <w:t>】年【】月【】日至【</w:t>
      </w:r>
      <w:r w:rsidR="00284598">
        <w:rPr>
          <w:rFonts w:ascii="京东朗正体 玲珑" w:eastAsia="京东朗正体 玲珑" w:hAnsi="京东朗正体 玲珑" w:cs="Tahoma" w:hint="eastAsia"/>
          <w:sz w:val="22"/>
        </w:rPr>
        <w:t>/</w:t>
      </w:r>
      <w:r>
        <w:rPr>
          <w:rFonts w:ascii="京东朗正体 玲珑" w:eastAsia="京东朗正体 玲珑" w:hAnsi="京东朗正体 玲珑" w:cs="Tahoma" w:hint="eastAsia"/>
          <w:sz w:val="22"/>
        </w:rPr>
        <w:t>】年【</w:t>
      </w:r>
      <w:r w:rsidR="00284598">
        <w:rPr>
          <w:rFonts w:ascii="京东朗正体 玲珑" w:eastAsia="京东朗正体 玲珑" w:hAnsi="京东朗正体 玲珑" w:cs="Tahoma" w:hint="eastAsia"/>
          <w:sz w:val="22"/>
        </w:rPr>
        <w:t>/</w:t>
      </w:r>
      <w:r>
        <w:rPr>
          <w:rFonts w:ascii="京东朗正体 玲珑" w:eastAsia="京东朗正体 玲珑" w:hAnsi="京东朗正体 玲珑" w:cs="Tahoma" w:hint="eastAsia"/>
          <w:sz w:val="22"/>
        </w:rPr>
        <w:t>】</w:t>
      </w:r>
    </w:p>
    <w:p w:rsidR="007A4C3E" w:rsidRDefault="00000000">
      <w:pPr>
        <w:rPr>
          <w:rFonts w:ascii="京东朗正体 玲珑" w:eastAsia="京东朗正体 玲珑" w:hAnsi="京东朗正体 玲珑" w:cs="Tahoma"/>
          <w:sz w:val="22"/>
        </w:rPr>
      </w:pPr>
      <w:r>
        <w:rPr>
          <w:rFonts w:ascii="京东朗正体 玲珑" w:eastAsia="京东朗正体 玲珑" w:hAnsi="京东朗正体 玲珑" w:cs="Tahoma" w:hint="eastAsia"/>
          <w:sz w:val="22"/>
        </w:rPr>
        <w:t>月【</w:t>
      </w:r>
      <w:r w:rsidR="00284598">
        <w:rPr>
          <w:rFonts w:ascii="京东朗正体 玲珑" w:eastAsia="京东朗正体 玲珑" w:hAnsi="京东朗正体 玲珑" w:cs="Tahoma" w:hint="eastAsia"/>
          <w:sz w:val="22"/>
        </w:rPr>
        <w:t>/</w:t>
      </w:r>
      <w:r>
        <w:rPr>
          <w:rFonts w:ascii="京东朗正体 玲珑" w:eastAsia="京东朗正体 玲珑" w:hAnsi="京东朗正体 玲珑" w:cs="Tahoma" w:hint="eastAsia"/>
          <w:sz w:val="22"/>
        </w:rPr>
        <w:t>】日。测试服务期内，甲方可根据乙方的服务情况随时单方通知乙方终止本</w:t>
      </w:r>
    </w:p>
    <w:p w:rsidR="007A4C3E" w:rsidRDefault="00000000">
      <w:pPr>
        <w:rPr>
          <w:rFonts w:ascii="京东朗正体 玲珑" w:eastAsia="京东朗正体 玲珑" w:hAnsi="京东朗正体 玲珑" w:cs="Tahoma"/>
          <w:sz w:val="22"/>
        </w:rPr>
      </w:pPr>
      <w:r>
        <w:rPr>
          <w:rFonts w:ascii="京东朗正体 玲珑" w:eastAsia="京东朗正体 玲珑" w:hAnsi="京东朗正体 玲珑" w:cs="Tahoma" w:hint="eastAsia"/>
          <w:sz w:val="22"/>
        </w:rPr>
        <w:t>协议。测试服务期到期日之前，甲方仍未通知乙方终止协议的，本协议自测试期到</w:t>
      </w:r>
    </w:p>
    <w:p w:rsidR="007A4C3E" w:rsidRDefault="00000000">
      <w:pPr>
        <w:rPr>
          <w:rFonts w:ascii="京东朗正体 玲珑" w:eastAsia="京东朗正体 玲珑" w:hAnsi="京东朗正体 玲珑" w:cs="Tahoma"/>
          <w:sz w:val="22"/>
        </w:rPr>
      </w:pPr>
      <w:r>
        <w:rPr>
          <w:rFonts w:ascii="京东朗正体 玲珑" w:eastAsia="京东朗正体 玲珑" w:hAnsi="京东朗正体 玲珑" w:cs="Tahoma" w:hint="eastAsia"/>
          <w:sz w:val="22"/>
        </w:rPr>
        <w:t>期之次日起延续一个自然年度，即【</w:t>
      </w:r>
      <w:r w:rsidR="00284598">
        <w:rPr>
          <w:rFonts w:ascii="京东朗正体 玲珑" w:eastAsia="京东朗正体 玲珑" w:hAnsi="京东朗正体 玲珑" w:cs="Tahoma" w:hint="eastAsia"/>
          <w:sz w:val="22"/>
        </w:rPr>
        <w:t>/</w:t>
      </w:r>
      <w:r>
        <w:rPr>
          <w:rFonts w:ascii="京东朗正体 玲珑" w:eastAsia="京东朗正体 玲珑" w:hAnsi="京东朗正体 玲珑" w:cs="Tahoma" w:hint="eastAsia"/>
          <w:sz w:val="22"/>
        </w:rPr>
        <w:t>】年【</w:t>
      </w:r>
      <w:r w:rsidR="00284598">
        <w:rPr>
          <w:rFonts w:ascii="京东朗正体 玲珑" w:eastAsia="京东朗正体 玲珑" w:hAnsi="京东朗正体 玲珑" w:cs="Tahoma" w:hint="eastAsia"/>
          <w:sz w:val="22"/>
        </w:rPr>
        <w:t>/</w:t>
      </w:r>
      <w:r>
        <w:rPr>
          <w:rFonts w:ascii="京东朗正体 玲珑" w:eastAsia="京东朗正体 玲珑" w:hAnsi="京东朗正体 玲珑" w:cs="Tahoma" w:hint="eastAsia"/>
          <w:sz w:val="22"/>
        </w:rPr>
        <w:t>】月【</w:t>
      </w:r>
      <w:r w:rsidR="00284598">
        <w:rPr>
          <w:rFonts w:ascii="京东朗正体 玲珑" w:eastAsia="京东朗正体 玲珑" w:hAnsi="京东朗正体 玲珑" w:cs="Tahoma" w:hint="eastAsia"/>
          <w:sz w:val="22"/>
        </w:rPr>
        <w:t>/</w:t>
      </w:r>
      <w:r>
        <w:rPr>
          <w:rFonts w:ascii="京东朗正体 玲珑" w:eastAsia="京东朗正体 玲珑" w:hAnsi="京东朗正体 玲珑" w:cs="Tahoma" w:hint="eastAsia"/>
          <w:sz w:val="22"/>
        </w:rPr>
        <w:t>】日至【</w:t>
      </w:r>
      <w:r w:rsidR="00284598">
        <w:rPr>
          <w:rFonts w:ascii="京东朗正体 玲珑" w:eastAsia="京东朗正体 玲珑" w:hAnsi="京东朗正体 玲珑" w:cs="Tahoma" w:hint="eastAsia"/>
          <w:sz w:val="22"/>
        </w:rPr>
        <w:t>/</w:t>
      </w:r>
      <w:r>
        <w:rPr>
          <w:rFonts w:ascii="京东朗正体 玲珑" w:eastAsia="京东朗正体 玲珑" w:hAnsi="京东朗正体 玲珑" w:cs="Tahoma" w:hint="eastAsia"/>
          <w:sz w:val="22"/>
        </w:rPr>
        <w:t>】年【</w:t>
      </w:r>
      <w:r w:rsidR="00284598">
        <w:rPr>
          <w:rFonts w:ascii="京东朗正体 玲珑" w:eastAsia="京东朗正体 玲珑" w:hAnsi="京东朗正体 玲珑" w:cs="Tahoma" w:hint="eastAsia"/>
          <w:sz w:val="22"/>
        </w:rPr>
        <w:t>/</w:t>
      </w:r>
      <w:r>
        <w:rPr>
          <w:rFonts w:ascii="京东朗正体 玲珑" w:eastAsia="京东朗正体 玲珑" w:hAnsi="京东朗正体 玲珑" w:cs="Tahoma" w:hint="eastAsia"/>
          <w:sz w:val="22"/>
        </w:rPr>
        <w:t>】</w:t>
      </w:r>
    </w:p>
    <w:p w:rsidR="007A4C3E" w:rsidRDefault="00000000">
      <w:pPr>
        <w:rPr>
          <w:rFonts w:ascii="京东朗正体 玲珑" w:eastAsia="京东朗正体 玲珑" w:hAnsi="京东朗正体 玲珑" w:cs="Tahoma"/>
          <w:sz w:val="22"/>
        </w:rPr>
      </w:pPr>
      <w:r>
        <w:rPr>
          <w:rFonts w:ascii="京东朗正体 玲珑" w:eastAsia="京东朗正体 玲珑" w:hAnsi="京东朗正体 玲珑" w:cs="Tahoma" w:hint="eastAsia"/>
          <w:sz w:val="22"/>
        </w:rPr>
        <w:t>月【</w:t>
      </w:r>
      <w:r w:rsidR="00284598">
        <w:rPr>
          <w:rFonts w:ascii="京东朗正体 玲珑" w:eastAsia="京东朗正体 玲珑" w:hAnsi="京东朗正体 玲珑" w:cs="Tahoma" w:hint="eastAsia"/>
          <w:sz w:val="22"/>
        </w:rPr>
        <w:t>/</w:t>
      </w:r>
      <w:r>
        <w:rPr>
          <w:rFonts w:ascii="京东朗正体 玲珑" w:eastAsia="京东朗正体 玲珑" w:hAnsi="京东朗正体 玲珑" w:cs="Tahoma" w:hint="eastAsia"/>
          <w:sz w:val="22"/>
        </w:rPr>
        <w:t>】日。</w:t>
      </w:r>
    </w:p>
    <w:p w:rsidR="007A4C3E" w:rsidRDefault="00000000">
      <w:pPr>
        <w:rPr>
          <w:rFonts w:ascii="京东朗正体 玲珑" w:eastAsia="京东朗正体 玲珑" w:hAnsi="京东朗正体 玲珑" w:cs="Tahoma"/>
          <w:sz w:val="22"/>
        </w:rPr>
      </w:pPr>
      <w:r>
        <w:rPr>
          <w:rFonts w:ascii="京东朗正体 玲珑" w:eastAsia="京东朗正体 玲珑" w:hAnsi="京东朗正体 玲珑" w:cs="Tahoma" w:hint="eastAsia"/>
          <w:sz w:val="22"/>
        </w:rPr>
        <w:t>2. 若本协议无测试期：本协议有效期自/ 年【/】月【/】日至/ 年【/】月【/】日。</w:t>
      </w:r>
    </w:p>
    <w:p w:rsidR="007A4C3E" w:rsidRDefault="00000000">
      <w:pPr>
        <w:rPr>
          <w:rFonts w:ascii="京东朗正体 玲珑" w:eastAsia="京东朗正体 玲珑" w:hAnsi="京东朗正体 玲珑" w:cs="Tahoma"/>
          <w:sz w:val="22"/>
        </w:rPr>
      </w:pPr>
      <w:r>
        <w:rPr>
          <w:rFonts w:ascii="京东朗正体 玲珑" w:eastAsia="京东朗正体 玲珑" w:hAnsi="京东朗正体 玲珑" w:cs="Tahoma" w:hint="eastAsia"/>
          <w:sz w:val="22"/>
        </w:rPr>
        <w:t>3. 本协议期限届满前如双方未提出书面异议，则本协议自动顺延 1 年。合作期间内，</w:t>
      </w:r>
    </w:p>
    <w:p w:rsidR="007A4C3E" w:rsidRDefault="00000000">
      <w:pPr>
        <w:rPr>
          <w:rFonts w:ascii="京东朗正体 玲珑" w:eastAsia="京东朗正体 玲珑" w:hAnsi="京东朗正体 玲珑" w:cs="Tahoma"/>
          <w:sz w:val="22"/>
        </w:rPr>
      </w:pPr>
      <w:r>
        <w:rPr>
          <w:rFonts w:ascii="京东朗正体 玲珑" w:eastAsia="京东朗正体 玲珑" w:hAnsi="京东朗正体 玲珑" w:cs="Tahoma" w:hint="eastAsia"/>
          <w:sz w:val="22"/>
        </w:rPr>
        <w:t>如一方要求提前终止本协议的，应提前 30 天书面通知对方，经双方协商一致后，</w:t>
      </w:r>
    </w:p>
    <w:p w:rsidR="007A4C3E" w:rsidRDefault="00000000">
      <w:pPr>
        <w:rPr>
          <w:rFonts w:ascii="京东朗正体 玲珑" w:eastAsia="京东朗正体 玲珑" w:hAnsi="京东朗正体 玲珑" w:cs="Tahoma"/>
          <w:sz w:val="22"/>
        </w:rPr>
      </w:pPr>
      <w:r>
        <w:rPr>
          <w:rFonts w:ascii="京东朗正体 玲珑" w:eastAsia="京东朗正体 玲珑" w:hAnsi="京东朗正体 玲珑" w:cs="Tahoma" w:hint="eastAsia"/>
          <w:sz w:val="22"/>
        </w:rPr>
        <w:t>方可解除本协议。</w:t>
      </w:r>
    </w:p>
    <w:p w:rsidR="007A4C3E" w:rsidRDefault="00000000">
      <w:pPr>
        <w:pStyle w:val="af"/>
        <w:numPr>
          <w:ilvl w:val="0"/>
          <w:numId w:val="1"/>
        </w:numPr>
        <w:spacing w:after="240"/>
        <w:contextualSpacing/>
        <w:jc w:val="left"/>
        <w:rPr>
          <w:rFonts w:ascii="京东朗正体 玲珑" w:eastAsia="京东朗正体 玲珑" w:hAnsi="京东朗正体 玲珑"/>
          <w:sz w:val="24"/>
          <w:szCs w:val="24"/>
        </w:rPr>
      </w:pPr>
      <w:bookmarkStart w:id="7" w:name="_Toc374954084"/>
      <w:r>
        <w:rPr>
          <w:rFonts w:ascii="京东朗正体 玲珑" w:eastAsia="京东朗正体 玲珑" w:hAnsi="京东朗正体 玲珑" w:hint="eastAsia"/>
          <w:sz w:val="24"/>
          <w:szCs w:val="24"/>
        </w:rPr>
        <w:t>承诺与保证</w:t>
      </w:r>
      <w:bookmarkEnd w:id="7"/>
    </w:p>
    <w:p w:rsidR="007A4C3E" w:rsidRDefault="00000000">
      <w:pPr>
        <w:rPr>
          <w:rFonts w:ascii="京东朗正体 玲珑" w:eastAsia="京东朗正体 玲珑" w:hAnsi="京东朗正体 玲珑" w:cs="Tahoma"/>
          <w:sz w:val="22"/>
        </w:rPr>
      </w:pPr>
      <w:r>
        <w:rPr>
          <w:rFonts w:ascii="京东朗正体 玲珑" w:eastAsia="京东朗正体 玲珑" w:hAnsi="京东朗正体 玲珑" w:cs="Tahoma" w:hint="eastAsia"/>
          <w:sz w:val="22"/>
        </w:rPr>
        <w:t>乙方特此于本协议签订并生效之日向甲方承诺如下：</w:t>
      </w:r>
    </w:p>
    <w:p w:rsidR="007A4C3E" w:rsidRDefault="00000000">
      <w:pPr>
        <w:pStyle w:val="af7"/>
        <w:widowControl/>
        <w:numPr>
          <w:ilvl w:val="3"/>
          <w:numId w:val="5"/>
        </w:numPr>
        <w:spacing w:after="200"/>
        <w:ind w:firstLineChars="0"/>
        <w:contextualSpacing/>
        <w:jc w:val="left"/>
        <w:rPr>
          <w:rFonts w:ascii="京东朗正体 玲珑" w:eastAsia="京东朗正体 玲珑" w:hAnsi="京东朗正体 玲珑" w:cs="Tahoma"/>
          <w:sz w:val="22"/>
        </w:rPr>
      </w:pPr>
      <w:r>
        <w:rPr>
          <w:rFonts w:ascii="京东朗正体 玲珑" w:eastAsia="京东朗正体 玲珑" w:hAnsi="京东朗正体 玲珑" w:cs="Tahoma" w:hint="eastAsia"/>
          <w:sz w:val="22"/>
        </w:rPr>
        <w:t>本协议的相应条款应构成其在法律上具有约束力的义务。</w:t>
      </w:r>
    </w:p>
    <w:p w:rsidR="007A4C3E" w:rsidRDefault="00000000">
      <w:pPr>
        <w:pStyle w:val="af7"/>
        <w:widowControl/>
        <w:numPr>
          <w:ilvl w:val="3"/>
          <w:numId w:val="5"/>
        </w:numPr>
        <w:spacing w:after="200"/>
        <w:ind w:firstLineChars="0"/>
        <w:contextualSpacing/>
        <w:jc w:val="left"/>
        <w:rPr>
          <w:rFonts w:ascii="京东朗正体 玲珑" w:eastAsia="京东朗正体 玲珑" w:hAnsi="京东朗正体 玲珑" w:cs="Tahoma"/>
          <w:sz w:val="22"/>
        </w:rPr>
      </w:pPr>
      <w:r>
        <w:rPr>
          <w:rFonts w:ascii="京东朗正体 玲珑" w:eastAsia="京东朗正体 玲珑" w:hAnsi="京东朗正体 玲珑" w:cs="Tahoma" w:hint="eastAsia"/>
          <w:sz w:val="22"/>
        </w:rPr>
        <w:t>本协议的签署及其在本协议项下义务的履行将不违反其公司章程、营业执照、公司制度的规定，或其受制约的任何合同的规定。</w:t>
      </w:r>
    </w:p>
    <w:p w:rsidR="007A4C3E" w:rsidRDefault="00000000">
      <w:pPr>
        <w:pStyle w:val="af7"/>
        <w:widowControl/>
        <w:numPr>
          <w:ilvl w:val="3"/>
          <w:numId w:val="5"/>
        </w:numPr>
        <w:spacing w:after="200"/>
        <w:ind w:firstLineChars="0"/>
        <w:contextualSpacing/>
        <w:jc w:val="left"/>
        <w:rPr>
          <w:rFonts w:ascii="京东朗正体 玲珑" w:eastAsia="京东朗正体 玲珑" w:hAnsi="京东朗正体 玲珑" w:cs="Tahoma"/>
          <w:sz w:val="22"/>
        </w:rPr>
      </w:pPr>
      <w:r>
        <w:rPr>
          <w:rFonts w:ascii="京东朗正体 玲珑" w:eastAsia="京东朗正体 玲珑" w:hAnsi="京东朗正体 玲珑" w:cs="Tahoma" w:hint="eastAsia"/>
          <w:sz w:val="22"/>
        </w:rPr>
        <w:t>目前没有任何影响其签订本协议或履行本协议能力的正在进行的或潜在的诉讼、仲裁、或其它法律程序。</w:t>
      </w:r>
    </w:p>
    <w:p w:rsidR="007A4C3E" w:rsidRDefault="00000000">
      <w:pPr>
        <w:pStyle w:val="af7"/>
        <w:widowControl/>
        <w:numPr>
          <w:ilvl w:val="3"/>
          <w:numId w:val="5"/>
        </w:numPr>
        <w:spacing w:after="200"/>
        <w:ind w:firstLineChars="0"/>
        <w:contextualSpacing/>
        <w:jc w:val="left"/>
        <w:rPr>
          <w:rFonts w:ascii="京东朗正体 玲珑" w:eastAsia="京东朗正体 玲珑" w:hAnsi="京东朗正体 玲珑" w:cs="Tahoma"/>
          <w:sz w:val="22"/>
        </w:rPr>
      </w:pPr>
      <w:r>
        <w:rPr>
          <w:rFonts w:ascii="京东朗正体 玲珑" w:eastAsia="京东朗正体 玲珑" w:hAnsi="京东朗正体 玲珑" w:hint="eastAsia"/>
        </w:rPr>
        <w:t>乙方为经工商部门批准成立并合法存续的独立企业法人。</w:t>
      </w:r>
    </w:p>
    <w:p w:rsidR="007A4C3E" w:rsidRDefault="00000000">
      <w:pPr>
        <w:pStyle w:val="af7"/>
        <w:widowControl/>
        <w:numPr>
          <w:ilvl w:val="3"/>
          <w:numId w:val="5"/>
        </w:numPr>
        <w:spacing w:after="200"/>
        <w:ind w:firstLineChars="0"/>
        <w:contextualSpacing/>
        <w:jc w:val="left"/>
        <w:rPr>
          <w:rFonts w:ascii="京东朗正体 玲珑" w:eastAsia="京东朗正体 玲珑" w:hAnsi="京东朗正体 玲珑" w:cs="Tahoma"/>
          <w:sz w:val="22"/>
        </w:rPr>
      </w:pPr>
      <w:r>
        <w:rPr>
          <w:rFonts w:ascii="京东朗正体 玲珑" w:eastAsia="京东朗正体 玲珑" w:hAnsi="京东朗正体 玲珑" w:hint="eastAsia"/>
        </w:rPr>
        <w:t>乙方有签订并履行本合同所需的所有合法资质以及全部授权和许可。</w:t>
      </w:r>
    </w:p>
    <w:p w:rsidR="007A4C3E" w:rsidRDefault="00000000">
      <w:pPr>
        <w:pStyle w:val="af7"/>
        <w:widowControl/>
        <w:numPr>
          <w:ilvl w:val="3"/>
          <w:numId w:val="5"/>
        </w:numPr>
        <w:spacing w:after="200"/>
        <w:ind w:firstLineChars="0"/>
        <w:contextualSpacing/>
        <w:jc w:val="left"/>
        <w:rPr>
          <w:rFonts w:ascii="京东朗正体 玲珑" w:eastAsia="京东朗正体 玲珑" w:hAnsi="京东朗正体 玲珑" w:cs="Tahoma"/>
          <w:sz w:val="22"/>
        </w:rPr>
      </w:pPr>
      <w:r>
        <w:rPr>
          <w:rFonts w:ascii="京东朗正体 玲珑" w:eastAsia="京东朗正体 玲珑" w:hAnsi="京东朗正体 玲珑" w:hint="eastAsia"/>
        </w:rPr>
        <w:t>乙方签署本合同将不构成其与任何第三方之间的利益冲突。</w:t>
      </w:r>
    </w:p>
    <w:p w:rsidR="007A4C3E" w:rsidRDefault="00000000">
      <w:pPr>
        <w:pStyle w:val="af7"/>
        <w:widowControl/>
        <w:numPr>
          <w:ilvl w:val="3"/>
          <w:numId w:val="5"/>
        </w:numPr>
        <w:spacing w:after="200"/>
        <w:ind w:firstLineChars="0"/>
        <w:contextualSpacing/>
        <w:jc w:val="left"/>
        <w:rPr>
          <w:rFonts w:ascii="京东朗正体 玲珑" w:eastAsia="京东朗正体 玲珑" w:hAnsi="京东朗正体 玲珑" w:cs="Tahoma"/>
          <w:sz w:val="22"/>
        </w:rPr>
      </w:pPr>
      <w:r>
        <w:rPr>
          <w:rFonts w:ascii="京东朗正体 玲珑" w:eastAsia="京东朗正体 玲珑" w:hAnsi="京东朗正体 玲珑" w:hint="eastAsia"/>
        </w:rPr>
        <w:t>乙方保证以应有的谨慎和技能，勤勉地提供服务，适当履行本合同全部义务。</w:t>
      </w:r>
    </w:p>
    <w:p w:rsidR="007A4C3E" w:rsidRDefault="00000000">
      <w:pPr>
        <w:pStyle w:val="af7"/>
        <w:widowControl/>
        <w:numPr>
          <w:ilvl w:val="3"/>
          <w:numId w:val="5"/>
        </w:numPr>
        <w:spacing w:after="200"/>
        <w:ind w:firstLineChars="0"/>
        <w:contextualSpacing/>
        <w:jc w:val="left"/>
        <w:rPr>
          <w:rFonts w:ascii="京东朗正体 玲珑" w:eastAsia="京东朗正体 玲珑" w:hAnsi="京东朗正体 玲珑" w:cs="Tahoma"/>
          <w:sz w:val="22"/>
        </w:rPr>
      </w:pPr>
      <w:r>
        <w:rPr>
          <w:rFonts w:ascii="京东朗正体 玲珑" w:eastAsia="京东朗正体 玲珑" w:hAnsi="京东朗正体 玲珑" w:hint="eastAsia"/>
        </w:rPr>
        <w:t>乙方提供给甲方及关联公司的服务或交付的成果物不会侵犯第三方的合法权利（包括但不限于知识产权）且不产生许可费支付责任。</w:t>
      </w:r>
    </w:p>
    <w:p w:rsidR="007A4C3E" w:rsidRDefault="00000000">
      <w:pPr>
        <w:pStyle w:val="af"/>
        <w:numPr>
          <w:ilvl w:val="0"/>
          <w:numId w:val="1"/>
        </w:numPr>
        <w:spacing w:after="240"/>
        <w:contextualSpacing/>
        <w:jc w:val="left"/>
        <w:rPr>
          <w:rFonts w:ascii="京东朗正体 玲珑" w:eastAsia="京东朗正体 玲珑" w:hAnsi="京东朗正体 玲珑"/>
          <w:sz w:val="24"/>
          <w:szCs w:val="24"/>
        </w:rPr>
      </w:pPr>
      <w:r>
        <w:rPr>
          <w:rFonts w:ascii="京东朗正体 玲珑" w:eastAsia="京东朗正体 玲珑" w:hAnsi="京东朗正体 玲珑" w:hint="eastAsia"/>
          <w:sz w:val="24"/>
          <w:szCs w:val="24"/>
        </w:rPr>
        <w:t>工作内容</w:t>
      </w:r>
    </w:p>
    <w:p w:rsidR="007A4C3E" w:rsidRDefault="00000000">
      <w:pPr>
        <w:pStyle w:val="af7"/>
        <w:numPr>
          <w:ilvl w:val="3"/>
          <w:numId w:val="6"/>
        </w:numPr>
        <w:ind w:firstLineChars="0"/>
        <w:rPr>
          <w:rFonts w:ascii="京东朗正体 玲珑" w:eastAsia="京东朗正体 玲珑" w:hAnsi="京东朗正体 玲珑"/>
        </w:rPr>
      </w:pPr>
      <w:r>
        <w:rPr>
          <w:rFonts w:ascii="京东朗正体 玲珑" w:eastAsia="京东朗正体 玲珑" w:hAnsi="京东朗正体 玲珑"/>
        </w:rPr>
        <w:t>乙方同意在协议有效期限内作为甲方的本协议所约定服务提供方，并提供足够的客户服务代表为甲方提供服务。为保证服务质量，乙方同意为甲方提供项目测试服务，达到业务上线标准并通过甲方的通关考核后，双方正式开展合作，若乙方未达到甲方考核标准，甲方可以随时终止该项目的合作。</w:t>
      </w:r>
    </w:p>
    <w:p w:rsidR="007A4C3E" w:rsidRDefault="00000000">
      <w:pPr>
        <w:pStyle w:val="af7"/>
        <w:numPr>
          <w:ilvl w:val="3"/>
          <w:numId w:val="6"/>
        </w:numPr>
        <w:ind w:firstLineChars="0"/>
        <w:rPr>
          <w:rFonts w:ascii="京东朗正体 玲珑" w:eastAsia="京东朗正体 玲珑" w:hAnsi="京东朗正体 玲珑"/>
        </w:rPr>
      </w:pPr>
      <w:r>
        <w:rPr>
          <w:rFonts w:ascii="京东朗正体 玲珑" w:eastAsia="京东朗正体 玲珑" w:hAnsi="京东朗正体 玲珑"/>
        </w:rPr>
        <w:t>自本协议生效之日起，乙方将持续组织客户服务代表进行相关培训，如有新产品或业务流程调整，或经乙方请求，甲方需提供培训支持。</w:t>
      </w:r>
    </w:p>
    <w:p w:rsidR="007A4C3E" w:rsidRDefault="00000000">
      <w:pPr>
        <w:pStyle w:val="af7"/>
        <w:numPr>
          <w:ilvl w:val="3"/>
          <w:numId w:val="6"/>
        </w:numPr>
        <w:ind w:firstLineChars="0"/>
        <w:rPr>
          <w:rFonts w:ascii="京东朗正体 玲珑" w:eastAsia="京东朗正体 玲珑" w:hAnsi="京东朗正体 玲珑"/>
        </w:rPr>
      </w:pPr>
      <w:r>
        <w:rPr>
          <w:rFonts w:ascii="京东朗正体 玲珑" w:eastAsia="京东朗正体 玲珑" w:hAnsi="京东朗正体 玲珑"/>
        </w:rPr>
        <w:t>乙方提供的客户服务人员根据《运营服务外包协议》和甲方提供的项目规则真实、准确、完整的解答客户问题，不得向客户提供虚假、错误信息、误导和欺诈客户。</w:t>
      </w:r>
    </w:p>
    <w:p w:rsidR="007A4C3E" w:rsidRDefault="00000000">
      <w:pPr>
        <w:pStyle w:val="af7"/>
        <w:numPr>
          <w:ilvl w:val="3"/>
          <w:numId w:val="6"/>
        </w:numPr>
        <w:ind w:firstLineChars="0"/>
        <w:rPr>
          <w:rFonts w:ascii="京东朗正体 玲珑" w:eastAsia="京东朗正体 玲珑" w:hAnsi="京东朗正体 玲珑"/>
        </w:rPr>
      </w:pPr>
      <w:r>
        <w:rPr>
          <w:rFonts w:ascii="京东朗正体 玲珑" w:eastAsia="京东朗正体 玲珑" w:hAnsi="京东朗正体 玲珑"/>
        </w:rPr>
        <w:t>乙方提供的客户服务人员应当遵循诚实信用原则，不得恶意损害甲方利益。</w:t>
      </w:r>
    </w:p>
    <w:p w:rsidR="007A4C3E" w:rsidRDefault="00000000">
      <w:pPr>
        <w:pStyle w:val="af7"/>
        <w:numPr>
          <w:ilvl w:val="3"/>
          <w:numId w:val="6"/>
        </w:numPr>
        <w:ind w:firstLineChars="0"/>
        <w:rPr>
          <w:rFonts w:ascii="京东朗正体 玲珑" w:eastAsia="京东朗正体 玲珑" w:hAnsi="京东朗正体 玲珑"/>
        </w:rPr>
      </w:pPr>
      <w:r>
        <w:rPr>
          <w:rFonts w:ascii="京东朗正体 玲珑" w:eastAsia="京东朗正体 玲珑" w:hAnsi="京东朗正体 玲珑"/>
        </w:rPr>
        <w:t>对于甲方预计在一定期限内各项服务数量可能会实质性提升/降低的特殊情况，甲方应将详细情况提前5个工作日书面通知乙方。</w:t>
      </w:r>
    </w:p>
    <w:p w:rsidR="007A4C3E" w:rsidRDefault="00000000">
      <w:pPr>
        <w:pStyle w:val="af7"/>
        <w:numPr>
          <w:ilvl w:val="3"/>
          <w:numId w:val="6"/>
        </w:numPr>
        <w:ind w:firstLineChars="0"/>
        <w:rPr>
          <w:rFonts w:ascii="京东朗正体 玲珑" w:eastAsia="京东朗正体 玲珑" w:hAnsi="京东朗正体 玲珑"/>
        </w:rPr>
      </w:pPr>
      <w:r>
        <w:rPr>
          <w:rFonts w:ascii="京东朗正体 玲珑" w:eastAsia="京东朗正体 玲珑" w:hAnsi="京东朗正体 玲珑"/>
        </w:rPr>
        <w:t>乙方应严格按照甲方要求使用甲方提供的企业微信，甲方有权随时检查、监督乙方的使用及运营。未经甲方书面同意，乙方不得对客户进行任何承诺，不得冒充甲方及其关联公司工作人员身份与用户</w:t>
      </w:r>
      <w:r>
        <w:rPr>
          <w:rFonts w:ascii="京东朗正体 玲珑" w:eastAsia="京东朗正体 玲珑" w:hAnsi="京东朗正体 玲珑"/>
        </w:rPr>
        <w:lastRenderedPageBreak/>
        <w:t>沟通，不得使用企微发布任何违法违规或侵犯第三方合法权益的内容，乙方应严格按照甲方要求和规则使用企微服务。若因乙方未按照甲方要求使用企微造成的纠纷和损失，包括但不限于第三方投诉、行政处罚、给甲方及其关联公司商誉造成负面影响等，由乙方承担全部赔偿责任。</w:t>
      </w:r>
    </w:p>
    <w:p w:rsidR="007A4C3E" w:rsidRDefault="007A4C3E">
      <w:pPr>
        <w:pStyle w:val="a0"/>
      </w:pPr>
    </w:p>
    <w:p w:rsidR="007A4C3E" w:rsidRDefault="00000000">
      <w:pPr>
        <w:pStyle w:val="af"/>
        <w:numPr>
          <w:ilvl w:val="0"/>
          <w:numId w:val="1"/>
        </w:numPr>
        <w:spacing w:after="240"/>
        <w:contextualSpacing/>
        <w:jc w:val="left"/>
        <w:rPr>
          <w:rFonts w:ascii="京东朗正体 玲珑" w:eastAsia="京东朗正体 玲珑" w:hAnsi="京东朗正体 玲珑"/>
          <w:sz w:val="24"/>
          <w:szCs w:val="24"/>
        </w:rPr>
      </w:pPr>
      <w:r>
        <w:rPr>
          <w:rFonts w:ascii="京东朗正体 玲珑" w:eastAsia="京东朗正体 玲珑" w:hAnsi="京东朗正体 玲珑" w:hint="eastAsia"/>
          <w:sz w:val="24"/>
          <w:szCs w:val="24"/>
        </w:rPr>
        <w:t>甲方的权利和义务</w:t>
      </w:r>
    </w:p>
    <w:p w:rsidR="007A4C3E" w:rsidRDefault="00000000">
      <w:pPr>
        <w:pStyle w:val="af7"/>
        <w:numPr>
          <w:ilvl w:val="3"/>
          <w:numId w:val="6"/>
        </w:numPr>
        <w:ind w:firstLineChars="0"/>
        <w:rPr>
          <w:rFonts w:ascii="京东朗正体 玲珑" w:eastAsia="京东朗正体 玲珑" w:hAnsi="京东朗正体 玲珑"/>
        </w:rPr>
      </w:pPr>
      <w:r>
        <w:rPr>
          <w:rFonts w:ascii="京东朗正体 玲珑" w:eastAsia="京东朗正体 玲珑" w:hAnsi="京东朗正体 玲珑"/>
        </w:rPr>
        <w:t>甲方可以通过附件1或邮箱、短信等形式向乙方提供相关作业的标准流程、作业技巧、考核标准及服务规范等，如乙方未按甲方相关要求提供服务的，甲方不结算费用。甲方指定的邮箱为：【cfdx@jd.com】，乙方指定的邮箱为：</w:t>
      </w:r>
      <w:r>
        <w:rPr>
          <w:rFonts w:ascii="京东朗正体 玲珑" w:eastAsia="京东朗正体 玲珑" w:hAnsi="京东朗正体 玲珑"/>
          <w:shd w:val="clear" w:color="auto" w:fill="FFFF00"/>
        </w:rPr>
        <w:t>【】</w:t>
      </w:r>
    </w:p>
    <w:p w:rsidR="007A4C3E" w:rsidRDefault="00000000">
      <w:pPr>
        <w:pStyle w:val="af7"/>
        <w:numPr>
          <w:ilvl w:val="3"/>
          <w:numId w:val="6"/>
        </w:numPr>
        <w:ind w:firstLineChars="0"/>
        <w:rPr>
          <w:rFonts w:ascii="京东朗正体 玲珑" w:eastAsia="京东朗正体 玲珑" w:hAnsi="京东朗正体 玲珑"/>
        </w:rPr>
      </w:pPr>
      <w:r>
        <w:rPr>
          <w:rFonts w:ascii="京东朗正体 玲珑" w:eastAsia="京东朗正体 玲珑" w:hAnsi="京东朗正体 玲珑"/>
        </w:rPr>
        <w:t>甲方有权不定期的根据业务需要制订、变更和修改服务标准、流程及考核制度，但须通知提前乙方，乙方收到通知后1个工作日内未提出异议，则须按制订、变更和修改后的流程、要求进行操作。如乙方收到通知后提出异议的，则甲方有权立即单方终止本协议。乙方违反甲方相关制度及规范，甲方可视情节轻重要求乙方限期整改，乙方在整改限期内仍不符合甲方要求的，甲方有权单方提前终止本协议。</w:t>
      </w:r>
    </w:p>
    <w:p w:rsidR="007A4C3E" w:rsidRDefault="00000000">
      <w:pPr>
        <w:pStyle w:val="af7"/>
        <w:numPr>
          <w:ilvl w:val="3"/>
          <w:numId w:val="6"/>
        </w:numPr>
        <w:ind w:firstLineChars="0"/>
        <w:rPr>
          <w:rFonts w:ascii="京东朗正体 玲珑" w:eastAsia="京东朗正体 玲珑" w:hAnsi="京东朗正体 玲珑"/>
        </w:rPr>
      </w:pPr>
      <w:r>
        <w:rPr>
          <w:rFonts w:ascii="京东朗正体 玲珑" w:eastAsia="京东朗正体 玲珑" w:hAnsi="京东朗正体 玲珑"/>
        </w:rPr>
        <w:t>甲方视项目情况有权提前终止本协议，但应提前10个工作日通知乙方，相关费用按照甲方认可的乙方实际已发生费用计算</w:t>
      </w:r>
    </w:p>
    <w:p w:rsidR="007A4C3E" w:rsidRDefault="00000000">
      <w:pPr>
        <w:pStyle w:val="af7"/>
        <w:numPr>
          <w:ilvl w:val="3"/>
          <w:numId w:val="6"/>
        </w:numPr>
        <w:ind w:firstLineChars="0"/>
        <w:rPr>
          <w:rFonts w:ascii="京东朗正体 玲珑" w:eastAsia="京东朗正体 玲珑" w:hAnsi="京东朗正体 玲珑"/>
        </w:rPr>
      </w:pPr>
      <w:r>
        <w:rPr>
          <w:rFonts w:ascii="京东朗正体 玲珑" w:eastAsia="京东朗正体 玲珑" w:hAnsi="京东朗正体 玲珑" w:hint="eastAsia"/>
        </w:rPr>
        <w:t>甲方有权向其关联公司转让在本协议项下的权利和/或义务，但应提前5个自然日通知乙方。</w:t>
      </w:r>
    </w:p>
    <w:p w:rsidR="007A4C3E" w:rsidRDefault="00000000">
      <w:pPr>
        <w:pStyle w:val="af7"/>
        <w:numPr>
          <w:ilvl w:val="3"/>
          <w:numId w:val="6"/>
        </w:numPr>
        <w:ind w:firstLineChars="0"/>
        <w:rPr>
          <w:rFonts w:ascii="京东朗正体 玲珑" w:eastAsia="京东朗正体 玲珑" w:hAnsi="京东朗正体 玲珑"/>
        </w:rPr>
      </w:pPr>
      <w:r>
        <w:rPr>
          <w:rFonts w:ascii="京东朗正体 玲珑" w:eastAsia="京东朗正体 玲珑" w:hAnsi="京东朗正体 玲珑" w:hint="eastAsia"/>
        </w:rPr>
        <w:t>乙方及乙方业务坐席在履行本协议过程中产生和开发的任何成果及相应的知识产权（若有）皆归甲方单独所有。</w:t>
      </w:r>
    </w:p>
    <w:p w:rsidR="007A4C3E" w:rsidRDefault="00000000">
      <w:pPr>
        <w:pStyle w:val="af7"/>
        <w:numPr>
          <w:ilvl w:val="3"/>
          <w:numId w:val="6"/>
        </w:numPr>
        <w:ind w:firstLineChars="0"/>
        <w:rPr>
          <w:rFonts w:ascii="京东朗正体 玲珑" w:eastAsia="京东朗正体 玲珑" w:hAnsi="京东朗正体 玲珑"/>
        </w:rPr>
      </w:pPr>
      <w:r>
        <w:rPr>
          <w:rFonts w:ascii="京东朗正体 玲珑" w:eastAsia="京东朗正体 玲珑" w:hAnsi="京东朗正体 玲珑" w:hint="eastAsia"/>
        </w:rPr>
        <w:t>在乙方提出要求或在甲方认为必要时，乙方应同甲方沟通，并让其为乙方客户服务代表提供合理的帮助和培训，使他们可以高效率地保证服务的正常运作。</w:t>
      </w:r>
    </w:p>
    <w:p w:rsidR="007A4C3E" w:rsidRDefault="00000000">
      <w:pPr>
        <w:pStyle w:val="af7"/>
        <w:numPr>
          <w:ilvl w:val="3"/>
          <w:numId w:val="6"/>
        </w:numPr>
        <w:ind w:firstLineChars="0"/>
        <w:rPr>
          <w:rFonts w:ascii="京东朗正体 玲珑" w:eastAsia="京东朗正体 玲珑" w:hAnsi="京东朗正体 玲珑"/>
        </w:rPr>
      </w:pPr>
      <w:r>
        <w:rPr>
          <w:rFonts w:ascii="京东朗正体 玲珑" w:eastAsia="京东朗正体 玲珑" w:hAnsi="京东朗正体 玲珑" w:hint="eastAsia"/>
        </w:rPr>
        <w:t>除双方有明确书面约定外，在任何情况下甲方都不对乙方自有或外聘员工、乙方服务场所、服务设备等产生的任何费用支付经济补偿。</w:t>
      </w:r>
    </w:p>
    <w:p w:rsidR="007A4C3E" w:rsidRDefault="007A4C3E">
      <w:pPr>
        <w:rPr>
          <w:rFonts w:ascii="京东朗正体 玲珑" w:eastAsia="京东朗正体 玲珑" w:hAnsi="京东朗正体 玲珑"/>
        </w:rPr>
      </w:pPr>
    </w:p>
    <w:p w:rsidR="007A4C3E" w:rsidRDefault="00000000">
      <w:pPr>
        <w:pStyle w:val="af"/>
        <w:numPr>
          <w:ilvl w:val="0"/>
          <w:numId w:val="1"/>
        </w:numPr>
        <w:spacing w:after="240"/>
        <w:contextualSpacing/>
        <w:jc w:val="left"/>
        <w:rPr>
          <w:rFonts w:ascii="京东朗正体 玲珑" w:eastAsia="京东朗正体 玲珑" w:hAnsi="京东朗正体 玲珑"/>
          <w:sz w:val="24"/>
          <w:szCs w:val="24"/>
        </w:rPr>
      </w:pPr>
      <w:r>
        <w:rPr>
          <w:rFonts w:ascii="京东朗正体 玲珑" w:eastAsia="京东朗正体 玲珑" w:hAnsi="京东朗正体 玲珑" w:hint="eastAsia"/>
          <w:sz w:val="24"/>
          <w:szCs w:val="24"/>
        </w:rPr>
        <w:t>乙方的权利和义务</w:t>
      </w:r>
    </w:p>
    <w:p w:rsidR="007A4C3E" w:rsidRDefault="00000000">
      <w:pPr>
        <w:pStyle w:val="af7"/>
        <w:numPr>
          <w:ilvl w:val="3"/>
          <w:numId w:val="6"/>
        </w:numPr>
        <w:ind w:firstLineChars="0"/>
        <w:rPr>
          <w:rFonts w:ascii="京东朗正体 玲珑" w:eastAsia="京东朗正体 玲珑" w:hAnsi="京东朗正体 玲珑"/>
        </w:rPr>
      </w:pPr>
      <w:r>
        <w:rPr>
          <w:rFonts w:ascii="京东朗正体 玲珑" w:eastAsia="京东朗正体 玲珑" w:hAnsi="京东朗正体 玲珑"/>
        </w:rPr>
        <w:t>乙方保证其为合法成立并持续经营的法人，其已获得有关政府部门的审批（如需）和/或其他必要授权签订并履行本协议，其签订并履行本协议不会违反对其具有拘束力的其他文件。乙方应持续提供符合协议约定的项目服务人员，并负责为乙方与本协议相关的服务人员提供住宿场（如需）所及相关设备、设施等资源，并对乙方所有项目服务人员、住宿场所及相关设备、设施等进行完善的运营管理。</w:t>
      </w:r>
    </w:p>
    <w:p w:rsidR="007A4C3E" w:rsidRDefault="00000000">
      <w:pPr>
        <w:pStyle w:val="af7"/>
        <w:numPr>
          <w:ilvl w:val="3"/>
          <w:numId w:val="6"/>
        </w:numPr>
        <w:ind w:firstLineChars="0"/>
        <w:rPr>
          <w:rFonts w:ascii="京东朗正体 玲珑" w:eastAsia="京东朗正体 玲珑" w:hAnsi="京东朗正体 玲珑"/>
        </w:rPr>
      </w:pPr>
      <w:r>
        <w:rPr>
          <w:rFonts w:ascii="京东朗正体 玲珑" w:eastAsia="京东朗正体 玲珑" w:hAnsi="京东朗正体 玲珑" w:hint="eastAsia"/>
        </w:rPr>
        <w:t>协议乙方提供的服务人员非为甲方员工， 乙方 不得以甲方名义对外招募人员。甲方支付本协议项下服务费用的行为不代表甲方或其关联公司和乙方及其员工之间存在任何劳动、劳务、代理、培训等关系，甲方无需为乙方员工 缴纳任何社会保险和提供任何员工福利，不为乙方的行为承担任何连带责任。</w:t>
      </w:r>
    </w:p>
    <w:p w:rsidR="007A4C3E" w:rsidRDefault="00000000">
      <w:pPr>
        <w:pStyle w:val="af7"/>
        <w:numPr>
          <w:ilvl w:val="3"/>
          <w:numId w:val="6"/>
        </w:numPr>
        <w:ind w:firstLineChars="0"/>
        <w:rPr>
          <w:rFonts w:ascii="京东朗正体 玲珑" w:eastAsia="京东朗正体 玲珑" w:hAnsi="京东朗正体 玲珑"/>
        </w:rPr>
      </w:pPr>
      <w:r>
        <w:rPr>
          <w:rFonts w:ascii="京东朗正体 玲珑" w:eastAsia="京东朗正体 玲珑" w:hAnsi="京东朗正体 玲珑" w:hint="eastAsia"/>
        </w:rPr>
        <w:t>乙方提供的服务人员应为已与乙方建立合法劳动关系的员工，工作期间的人员管理由乙方负责，在工作期间乙方员工出现任何行为 事故导致的人身、财产损失 赔偿（包括但不限于劳资纠纷、工伤纠纷、甲方 乙方的人身及财产损失 赔偿，以及第三方的人身及财产损失 赔偿）由乙方负责 。</w:t>
      </w:r>
    </w:p>
    <w:p w:rsidR="007A4C3E" w:rsidRDefault="00000000">
      <w:pPr>
        <w:pStyle w:val="af7"/>
        <w:numPr>
          <w:ilvl w:val="3"/>
          <w:numId w:val="6"/>
        </w:numPr>
        <w:ind w:firstLineChars="0"/>
        <w:rPr>
          <w:rFonts w:ascii="京东朗正体 玲珑" w:eastAsia="京东朗正体 玲珑" w:hAnsi="京东朗正体 玲珑"/>
        </w:rPr>
      </w:pPr>
      <w:r>
        <w:rPr>
          <w:rFonts w:ascii="京东朗正体 玲珑" w:eastAsia="京东朗正体 玲珑" w:hAnsi="京东朗正体 玲珑" w:hint="eastAsia"/>
        </w:rPr>
        <w:t>甲方向乙方提供的沟通软件（包括但不限于企业微信、系统账号等），乙方应教育员工加强安全性教育，如在乙方使用期间由于乙方原因（包括但不限于账号密码丢失、沟通软件被盗等）造成用户信息泄露 或用户财产损失，应由乙方承担赔偿责任。</w:t>
      </w:r>
    </w:p>
    <w:p w:rsidR="007A4C3E" w:rsidRDefault="00000000">
      <w:pPr>
        <w:pStyle w:val="af7"/>
        <w:numPr>
          <w:ilvl w:val="3"/>
          <w:numId w:val="6"/>
        </w:numPr>
        <w:ind w:firstLineChars="0"/>
        <w:rPr>
          <w:rFonts w:ascii="京东朗正体 玲珑" w:eastAsia="京东朗正体 玲珑" w:hAnsi="京东朗正体 玲珑"/>
        </w:rPr>
      </w:pPr>
      <w:r>
        <w:rPr>
          <w:rFonts w:ascii="京东朗正体 玲珑" w:eastAsia="京东朗正体 玲珑" w:hAnsi="京东朗正体 玲珑" w:hint="eastAsia"/>
        </w:rPr>
        <w:t>乙方应确保其员工合理地、有效率地利用甲方提供的各种资源。乙方员工不得为与甲方项目无关</w:t>
      </w:r>
      <w:r>
        <w:rPr>
          <w:rFonts w:ascii="京东朗正体 玲珑" w:eastAsia="京东朗正体 玲珑" w:hAnsi="京东朗正体 玲珑" w:hint="eastAsia"/>
        </w:rPr>
        <w:lastRenderedPageBreak/>
        <w:t>的业务使用甲方提供的各种资源。</w:t>
      </w:r>
    </w:p>
    <w:p w:rsidR="007A4C3E" w:rsidRDefault="00000000">
      <w:pPr>
        <w:pStyle w:val="af7"/>
        <w:numPr>
          <w:ilvl w:val="3"/>
          <w:numId w:val="6"/>
        </w:numPr>
        <w:ind w:firstLineChars="0"/>
        <w:rPr>
          <w:rFonts w:ascii="京东朗正体 玲珑" w:eastAsia="京东朗正体 玲珑" w:hAnsi="京东朗正体 玲珑"/>
        </w:rPr>
      </w:pPr>
      <w:r>
        <w:rPr>
          <w:rFonts w:ascii="京东朗正体 玲珑" w:eastAsia="京东朗正体 玲珑" w:hAnsi="京东朗正体 玲珑" w:hint="eastAsia"/>
        </w:rPr>
        <w:t>乙方保证所提供的产品和服务符合《国家安全法》《网络安全法》《数据安全法》《关键信息基础设施安全保护条例》《网络安全审查办法》等相关法律法规的规定和要求，以及甲方制定并不时修改的《京东集团三方合作伙伴信息安全管理规范》</w:t>
      </w:r>
    </w:p>
    <w:p w:rsidR="007A4C3E" w:rsidRDefault="00000000">
      <w:pPr>
        <w:pStyle w:val="af7"/>
        <w:numPr>
          <w:ilvl w:val="3"/>
          <w:numId w:val="6"/>
        </w:numPr>
        <w:ind w:firstLineChars="0"/>
        <w:rPr>
          <w:rFonts w:ascii="京东朗正体 玲珑" w:eastAsia="京东朗正体 玲珑" w:hAnsi="京东朗正体 玲珑"/>
        </w:rPr>
      </w:pPr>
      <w:r>
        <w:rPr>
          <w:rFonts w:ascii="京东朗正体 玲珑" w:eastAsia="京东朗正体 玲珑" w:hAnsi="京东朗正体 玲珑" w:hint="eastAsia"/>
        </w:rPr>
        <w:t>未经甲方书面授权，乙方不得为任何目的以任何形式使用甲方或甲方关联公司的企业名称、商标、商号、域名、节目名称、网站名称、标志或其他任何甲方拥有的知识产权的内容等。</w:t>
      </w:r>
    </w:p>
    <w:p w:rsidR="007A4C3E" w:rsidRDefault="00000000">
      <w:pPr>
        <w:pStyle w:val="af7"/>
        <w:numPr>
          <w:ilvl w:val="3"/>
          <w:numId w:val="6"/>
        </w:numPr>
        <w:ind w:firstLineChars="0"/>
        <w:rPr>
          <w:rFonts w:ascii="京东朗正体 玲珑" w:eastAsia="京东朗正体 玲珑" w:hAnsi="京东朗正体 玲珑"/>
        </w:rPr>
      </w:pPr>
      <w:r>
        <w:rPr>
          <w:rFonts w:ascii="京东朗正体 玲珑" w:eastAsia="京东朗正体 玲珑" w:hAnsi="京东朗正体 玲珑" w:hint="eastAsia"/>
        </w:rPr>
        <w:t>未经甲方事前书面许可，乙方不得将本协议项下的权利义务的全部或部分，以及成果（包括无形财产、有形财产）转让、继承、担保、披露或以其他形式提供给第三方。经过甲方事先书面同意后的转让行为，乙方应对第三方的服务及行为承担连带责任。</w:t>
      </w:r>
    </w:p>
    <w:p w:rsidR="D4EB1068" w:rsidRDefault="D4EB1068" w:rsidP="D4EB1068" w14:paraId="7E5F1971" w14:textId="4950D359">
      <w:pPr>
        <w:pStyle w:val="af7"/>
        <w:numPr>
          <w:ilvl w:val="3"/>
          <w:numId w:val="6"/>
        </w:numPr>
        <w:spacing w:after="200"/>
        <w:ind w:firstLineChars="0"/>
        <w:contextualSpacing/>
        <w:jc w:val="left"/>
        <w:rPr>
          <w:ins w:id="0" w:author="Claude" w:date="2026-04-01T02:27:50Z" w16du:dateUtc="2026-04-01T02:27:50Z"/>
          <w:rFonts w:ascii="京东朗正体 玲珑" w:eastAsia="京东朗正体 玲珑" w:hAnsi="京东朗正体 玲珑" w:cs="Tahoma"/>
          <w:sz w:val="22"/>
          <w:szCs w:val="22"/>
        </w:rPr>
      </w:pPr>
      <w:ins w:id="1" w:author="Claude" w:date="2026-04-01T02:27:50Z" w16du:dateUtc="2026-04-01T02:27:50Z">
        <w:r w:rsidR="D4EB1068">
          <w:rPr>
            <w:rFonts w:ascii="京东朗正体 玲珑" w:eastAsia="京东朗正体 玲珑" w:hAnsi="京东朗正体 玲珑" w:hint="eastAsia"/>
            <w:sz w:val="22"/>
            <w:szCs w:val="22"/>
          </w:rPr>
          <w:t xml:space="preserve">经过甲方事先书面同意后的转让行为，乙方应对第三方的服务及行为承担连带责任。未经甲方及京东书面同意，乙方不得将京东项目的核心业务分包给任何第三方。</w:t>
        </w:r>
      </w:ins>
    </w:p>
    <w:p w:rsidR="007A4C3E" w:rsidRDefault="00000000">
      <w:pPr>
        <w:pStyle w:val="af7"/>
        <w:numPr>
          <w:ilvl w:val="3"/>
          <w:numId w:val="6"/>
        </w:numPr>
        <w:ind w:firstLineChars="0"/>
        <w:rPr>
          <w:rFonts w:ascii="京东朗正体 玲珑" w:eastAsia="京东朗正体 玲珑" w:hAnsi="京东朗正体 玲珑"/>
        </w:rPr>
      </w:pPr>
      <w:r>
        <w:rPr>
          <w:rFonts w:ascii="京东朗正体 玲珑" w:eastAsia="京东朗正体 玲珑" w:hAnsi="京东朗正体 玲珑" w:hint="eastAsia"/>
        </w:rPr>
        <w:t>甲方提供的各项信息及数据为甲 方所有，未经甲方书面同意，乙方不得用于本协议之外的目的。此外，乙方有义务保证数据的安全性，不得泄露合作中的数据，否则甲方有权单方解除合作，乙方还应赔偿甲方因此遭受的全部损失（包括但不限于行政处罚、第三方索赔、律师费等）。</w:t>
      </w:r>
    </w:p>
    <w:p w:rsidR="007A4C3E" w:rsidRDefault="007A4C3E">
      <w:pPr>
        <w:widowControl/>
        <w:spacing w:after="200"/>
        <w:contextualSpacing/>
        <w:jc w:val="left"/>
        <w:rPr>
          <w:rFonts w:ascii="京东朗正体 玲珑" w:eastAsia="京东朗正体 玲珑" w:hAnsi="京东朗正体 玲珑" w:cs="Tahoma"/>
          <w:sz w:val="22"/>
        </w:rPr>
      </w:pPr>
    </w:p>
    <w:p w:rsidR="007A4C3E" w:rsidRDefault="00000000">
      <w:pPr>
        <w:pStyle w:val="af"/>
        <w:numPr>
          <w:ilvl w:val="0"/>
          <w:numId w:val="1"/>
        </w:numPr>
        <w:spacing w:after="240"/>
        <w:contextualSpacing/>
        <w:jc w:val="left"/>
        <w:rPr>
          <w:rFonts w:ascii="京东朗正体 玲珑" w:eastAsia="京东朗正体 玲珑" w:hAnsi="京东朗正体 玲珑"/>
          <w:sz w:val="24"/>
          <w:szCs w:val="24"/>
        </w:rPr>
      </w:pPr>
      <w:bookmarkStart w:id="8" w:name="_Toc374954095"/>
      <w:r>
        <w:rPr>
          <w:rFonts w:ascii="京东朗正体 玲珑" w:eastAsia="京东朗正体 玲珑" w:hAnsi="京东朗正体 玲珑" w:hint="eastAsia"/>
          <w:sz w:val="24"/>
          <w:szCs w:val="24"/>
        </w:rPr>
        <w:t>费用及付款方式</w:t>
      </w:r>
      <w:bookmarkEnd w:id="8"/>
    </w:p>
    <w:p w:rsidR="007A4C3E" w:rsidRDefault="00000000">
      <w:pPr>
        <w:pStyle w:val="af7"/>
        <w:numPr>
          <w:ilvl w:val="0"/>
          <w:numId w:val="7"/>
        </w:numPr>
        <w:ind w:firstLineChars="0"/>
        <w:jc w:val="left"/>
        <w:rPr>
          <w:rFonts w:ascii="京东朗正体 玲珑" w:eastAsia="京东朗正体 玲珑" w:hAnsi="京东朗正体 玲珑"/>
        </w:rPr>
      </w:pPr>
      <w:r>
        <w:rPr>
          <w:rFonts w:ascii="京东朗正体 玲珑" w:eastAsia="京东朗正体 玲珑" w:hAnsi="京东朗正体 玲珑" w:hint="eastAsia"/>
        </w:rPr>
        <w:t>甲方按照附件二约定方式向乙方支付费用，并按自然【月】度向乙方完成服务费用对账，甲乙双方每个自然【月】度</w:t>
      </w:r>
      <w:r>
        <w:rPr>
          <w:rFonts w:ascii="京东朗正体 玲珑" w:eastAsia="京东朗正体 玲珑" w:hAnsi="京东朗正体 玲珑" w:hint="eastAsia"/>
          <w:u w:val="single"/>
        </w:rPr>
        <w:t>20</w:t>
      </w:r>
      <w:r>
        <w:rPr>
          <w:rFonts w:ascii="京东朗正体 玲珑" w:eastAsia="京东朗正体 玲珑" w:hAnsi="京东朗正体 玲珑" w:hint="eastAsia"/>
        </w:rPr>
        <w:t>日起就上个自然【月】度的费用进行确认，遇节假日顺延。确认无误后双方依据补充协议，确定付款金额、时间、方式。其中，付款金额依据上一自然【月】度外呼/接听电话数量、服务质量、甲方用户反馈等内容综合评定。合作期间当月有服务则计费，无服务不计费。</w:t>
      </w:r>
    </w:p>
    <w:p w:rsidR="007A4C3E" w:rsidRDefault="00000000">
      <w:pPr>
        <w:pStyle w:val="af7"/>
        <w:numPr>
          <w:ilvl w:val="0"/>
          <w:numId w:val="7"/>
        </w:numPr>
        <w:ind w:firstLineChars="0"/>
        <w:jc w:val="left"/>
        <w:rPr>
          <w:rFonts w:ascii="京东朗正体 玲珑" w:eastAsia="京东朗正体 玲珑" w:hAnsi="京东朗正体 玲珑"/>
        </w:rPr>
      </w:pPr>
      <w:r>
        <w:rPr>
          <w:rFonts w:ascii="京东朗正体 玲珑" w:eastAsia="京东朗正体 玲珑" w:hAnsi="京东朗正体 玲珑" w:hint="eastAsia"/>
        </w:rPr>
        <w:t>当监管环境或者乙方运营管理、业务品质发生较大变动，甲方有权根据财务风险评估情况调整结算支付时效。具体调整将以双方指定邮箱进行通知。</w:t>
      </w:r>
    </w:p>
    <w:p w:rsidR="007A4C3E" w:rsidRDefault="00000000">
      <w:pPr>
        <w:pStyle w:val="af7"/>
        <w:numPr>
          <w:ilvl w:val="0"/>
          <w:numId w:val="7"/>
        </w:numPr>
        <w:ind w:firstLineChars="0"/>
        <w:jc w:val="left"/>
        <w:rPr>
          <w:rFonts w:ascii="京东朗正体 玲珑" w:eastAsia="京东朗正体 玲珑" w:hAnsi="京东朗正体 玲珑"/>
        </w:rPr>
      </w:pPr>
      <w:r>
        <w:rPr>
          <w:rFonts w:ascii="京东朗正体 玲珑" w:eastAsia="京东朗正体 玲珑" w:hAnsi="京东朗正体 玲珑" w:hint="eastAsia"/>
        </w:rPr>
        <w:t>双方同意按照附件《服务内容及要求》及相关补充协议规定的考核指标、公式、评分标准等计算实际服务费用。</w:t>
      </w:r>
    </w:p>
    <w:p w:rsidR="007A4C3E" w:rsidRDefault="00000000">
      <w:pPr>
        <w:pStyle w:val="af7"/>
        <w:numPr>
          <w:ilvl w:val="0"/>
          <w:numId w:val="7"/>
        </w:numPr>
        <w:ind w:firstLineChars="0"/>
        <w:jc w:val="left"/>
        <w:rPr>
          <w:rFonts w:ascii="京东朗正体 玲珑" w:eastAsia="京东朗正体 玲珑" w:hAnsi="京东朗正体 玲珑"/>
        </w:rPr>
      </w:pPr>
      <w:r>
        <w:rPr>
          <w:rFonts w:ascii="京东朗正体 玲珑" w:eastAsia="京东朗正体 玲珑" w:hAnsi="京东朗正体 玲珑" w:hint="eastAsia"/>
        </w:rPr>
        <w:t>合同有效期内，甲乙双方协商一致后，乙方出现主动撤场、甲方清退等终止合作行为，末月对账有效期不变，结算费用顺延三个自然月。若有其他特殊调整，将以双方指定邮箱进行通知及回复。</w:t>
      </w:r>
    </w:p>
    <w:p w:rsidR="007A4C3E" w:rsidRDefault="00000000">
      <w:pPr>
        <w:pStyle w:val="af7"/>
        <w:numPr>
          <w:ilvl w:val="0"/>
          <w:numId w:val="7"/>
        </w:numPr>
        <w:ind w:firstLineChars="0"/>
        <w:jc w:val="left"/>
        <w:rPr>
          <w:rFonts w:ascii="京东朗正体 玲珑" w:eastAsia="京东朗正体 玲珑" w:hAnsi="京东朗正体 玲珑"/>
        </w:rPr>
      </w:pPr>
      <w:r>
        <w:rPr>
          <w:rFonts w:ascii="京东朗正体 玲珑" w:eastAsia="京东朗正体 玲珑" w:hAnsi="京东朗正体 玲珑" w:hint="eastAsia"/>
        </w:rPr>
        <w:t>乙方需根据甲方每月实际产生的客户服务业务外包费用向甲方提供发票。乙方应在每月收到服务外包费用明细及相应材料后进行对账确认，双方确认服务内容及服务费金额无误后，乙方向甲方开具税率为 6%、内容为*信息技术服务费*服务费的增值税专用发票，双方对服务费明细有争议的，应以甲方统计数据为准。</w:t>
      </w:r>
    </w:p>
    <w:p w:rsidR="007A4C3E" w:rsidRDefault="00000000">
      <w:pPr>
        <w:pStyle w:val="af7"/>
        <w:numPr>
          <w:ilvl w:val="0"/>
          <w:numId w:val="7"/>
        </w:numPr>
        <w:ind w:firstLineChars="0"/>
        <w:jc w:val="left"/>
        <w:rPr>
          <w:rFonts w:ascii="京东朗正体 玲珑" w:eastAsia="京东朗正体 玲珑" w:hAnsi="京东朗正体 玲珑"/>
        </w:rPr>
      </w:pPr>
      <w:r>
        <w:rPr>
          <w:rFonts w:ascii="京东朗正体 玲珑" w:eastAsia="京东朗正体 玲珑" w:hAnsi="京东朗正体 玲珑" w:hint="eastAsia"/>
        </w:rPr>
        <w:t>甲方通过电汇支付的方式向乙方结算服务费。</w:t>
      </w:r>
    </w:p>
    <w:p w:rsidR="007A4C3E" w:rsidRDefault="00000000">
      <w:pPr>
        <w:pStyle w:val="af7"/>
        <w:numPr>
          <w:ilvl w:val="0"/>
          <w:numId w:val="7"/>
        </w:numPr>
        <w:ind w:firstLineChars="0"/>
        <w:jc w:val="left"/>
        <w:rPr>
          <w:rFonts w:ascii="京东朗正体 玲珑" w:eastAsia="京东朗正体 玲珑" w:hAnsi="京东朗正体 玲珑"/>
        </w:rPr>
      </w:pPr>
      <w:r>
        <w:rPr>
          <w:rFonts w:ascii="京东朗正体 玲珑" w:eastAsia="京东朗正体 玲珑" w:hAnsi="京东朗正体 玲珑" w:hint="eastAsia"/>
        </w:rPr>
        <w:t>付款时间为：甲方及具体产品线主体收到</w:t>
      </w:r>
      <w:r>
        <w:rPr>
          <w:rFonts w:ascii="京东朗正体 玲珑" w:eastAsia="京东朗正体 玲珑" w:hAnsi="京东朗正体 玲珑"/>
        </w:rPr>
        <w:t>乙方开具的金额</w:t>
      </w:r>
      <w:r>
        <w:rPr>
          <w:rFonts w:ascii="京东朗正体 玲珑" w:eastAsia="京东朗正体 玲珑" w:hAnsi="京东朗正体 玲珑" w:hint="eastAsia"/>
        </w:rPr>
        <w:t>为</w:t>
      </w:r>
      <w:r>
        <w:rPr>
          <w:rFonts w:ascii="京东朗正体 玲珑" w:eastAsia="京东朗正体 玲珑" w:hAnsi="京东朗正体 玲珑"/>
        </w:rPr>
        <w:t>上述金额的【</w:t>
      </w:r>
      <w:r>
        <w:rPr>
          <w:rFonts w:ascii="京东朗正体 玲珑" w:eastAsia="京东朗正体 玲珑" w:hAnsi="京东朗正体 玲珑" w:hint="eastAsia"/>
        </w:rPr>
        <w:t>增值税</w:t>
      </w:r>
      <w:r>
        <w:rPr>
          <w:rFonts w:ascii="京东朗正体 玲珑" w:eastAsia="京东朗正体 玲珑" w:hAnsi="京东朗正体 玲珑"/>
        </w:rPr>
        <w:t>专用发票】</w:t>
      </w:r>
      <w:r>
        <w:rPr>
          <w:rFonts w:ascii="京东朗正体 玲珑" w:eastAsia="京东朗正体 玲珑" w:hAnsi="京东朗正体 玲珑" w:hint="eastAsia"/>
        </w:rPr>
        <w:t>（税率6%）后</w:t>
      </w:r>
      <w:r>
        <w:rPr>
          <w:rFonts w:ascii="京东朗正体 玲珑" w:eastAsia="京东朗正体 玲珑" w:hAnsi="京东朗正体 玲珑"/>
        </w:rPr>
        <w:t>45</w:t>
      </w:r>
      <w:r>
        <w:rPr>
          <w:rFonts w:ascii="京东朗正体 玲珑" w:eastAsia="京东朗正体 玲珑" w:hAnsi="京东朗正体 玲珑" w:hint="eastAsia"/>
        </w:rPr>
        <w:t>个工作日</w:t>
      </w:r>
      <w:r>
        <w:rPr>
          <w:rFonts w:ascii="京东朗正体 玲珑" w:eastAsia="京东朗正体 玲珑" w:hAnsi="京东朗正体 玲珑"/>
        </w:rPr>
        <w:t>内</w:t>
      </w:r>
      <w:r>
        <w:rPr>
          <w:rFonts w:ascii="京东朗正体 玲珑" w:eastAsia="京东朗正体 玲珑" w:hAnsi="京东朗正体 玲珑" w:hint="eastAsia"/>
        </w:rPr>
        <w:t>支付，特殊时期会有上下浮动。</w:t>
      </w:r>
    </w:p>
    <w:p w:rsidR="007A4C3E" w:rsidRDefault="00000000">
      <w:pPr>
        <w:pStyle w:val="af7"/>
        <w:numPr>
          <w:ilvl w:val="0"/>
          <w:numId w:val="7"/>
        </w:numPr>
        <w:ind w:firstLineChars="0"/>
        <w:jc w:val="left"/>
        <w:rPr>
          <w:rFonts w:ascii="京东朗正体 玲珑" w:eastAsia="京东朗正体 玲珑" w:hAnsi="京东朗正体 玲珑"/>
        </w:rPr>
      </w:pPr>
      <w:r>
        <w:rPr>
          <w:rFonts w:ascii="京东朗正体 玲珑" w:eastAsia="京东朗正体 玲珑" w:hAnsi="京东朗正体 玲珑" w:hint="eastAsia"/>
        </w:rPr>
        <w:t>除本合同约定的费用或甲方确认的费用外，甲方无需向乙方或乙方人员支付任何额外费用。</w:t>
      </w:r>
      <w:r>
        <w:rPr>
          <w:rFonts w:ascii="京东朗正体 玲珑" w:eastAsia="京东朗正体 玲珑" w:hAnsi="京东朗正体 玲珑"/>
        </w:rPr>
        <w:t xml:space="preserve"> </w:t>
      </w:r>
      <w:r>
        <w:rPr>
          <w:rFonts w:ascii="京东朗正体 玲珑" w:eastAsia="京东朗正体 玲珑" w:hAnsi="京东朗正体 玲珑" w:hint="eastAsia"/>
        </w:rPr>
        <w:t>乙方人员在本合同期限内发生的其他任何费用（包括但不限于乙方人员的社会保险等），应由乙方或乙方人员自行承担。</w:t>
      </w:r>
    </w:p>
    <w:p w:rsidR="007A4C3E" w:rsidRDefault="00000000">
      <w:pPr>
        <w:pStyle w:val="af7"/>
        <w:numPr>
          <w:ilvl w:val="0"/>
          <w:numId w:val="7"/>
        </w:numPr>
        <w:ind w:firstLineChars="0"/>
        <w:jc w:val="left"/>
        <w:rPr>
          <w:rFonts w:ascii="京东朗正体 玲珑" w:eastAsia="京东朗正体 玲珑" w:hAnsi="京东朗正体 玲珑"/>
        </w:rPr>
      </w:pPr>
      <w:r>
        <w:rPr>
          <w:rFonts w:ascii="京东朗正体 玲珑" w:eastAsia="京东朗正体 玲珑" w:hAnsi="京东朗正体 玲珑" w:hint="eastAsia"/>
        </w:rPr>
        <w:t>乙方收款账户信息：因税法的相关规定变化导致税率变更，乙方应以其纳税义务发生时点税率为准提供发票，甲方承担的税额亦随之变动而变动。</w:t>
      </w:r>
    </w:p>
    <w:p w:rsidR="007A4C3E" w:rsidRDefault="00000000">
      <w:pPr>
        <w:pStyle w:val="af7"/>
        <w:numPr>
          <w:ilvl w:val="1"/>
          <w:numId w:val="7"/>
        </w:numPr>
        <w:ind w:firstLineChars="0"/>
        <w:jc w:val="left"/>
        <w:rPr>
          <w:rFonts w:ascii="京东朗正体 玲珑" w:eastAsia="京东朗正体 玲珑" w:hAnsi="京东朗正体 玲珑"/>
        </w:rPr>
      </w:pPr>
      <w:r>
        <w:rPr>
          <w:rFonts w:ascii="京东朗正体 玲珑" w:eastAsia="京东朗正体 玲珑" w:hAnsi="京东朗正体 玲珑" w:hint="eastAsia"/>
        </w:rPr>
        <w:t>发票违约条款</w:t>
      </w:r>
    </w:p>
    <w:p w:rsidR="007A4C3E" w:rsidRDefault="00000000">
      <w:pPr>
        <w:pStyle w:val="af7"/>
        <w:numPr>
          <w:ilvl w:val="2"/>
          <w:numId w:val="7"/>
        </w:numPr>
        <w:ind w:firstLineChars="0"/>
        <w:jc w:val="left"/>
        <w:rPr>
          <w:rFonts w:ascii="京东朗正体 玲珑" w:eastAsia="京东朗正体 玲珑" w:hAnsi="京东朗正体 玲珑"/>
        </w:rPr>
      </w:pPr>
      <w:r>
        <w:rPr>
          <w:rFonts w:ascii="京东朗正体 玲珑" w:eastAsia="京东朗正体 玲珑" w:hAnsi="京东朗正体 玲珑" w:hint="eastAsia"/>
        </w:rPr>
        <w:t>因乙方提供的发票不符合税务机关及其他监管部门的要求，甲方有权要求乙方自提交需求之日起 7日完成发票更换。从乙方取得的增值税专用发票不能认证抵扣进项税金，或虽可通过认证但认证后以“比对不符”或“失控发票”等原因无法抵扣，或其他不合规事项，而给甲方造成的损失由乙方承担。</w:t>
      </w:r>
    </w:p>
    <w:p w:rsidR="007A4C3E" w:rsidRDefault="00000000">
      <w:pPr>
        <w:pStyle w:val="af7"/>
        <w:numPr>
          <w:ilvl w:val="1"/>
          <w:numId w:val="7"/>
        </w:numPr>
        <w:ind w:firstLineChars="0"/>
        <w:rPr>
          <w:rFonts w:ascii="京东朗正体 玲珑" w:eastAsia="京东朗正体 玲珑" w:hAnsi="京东朗正体 玲珑"/>
        </w:rPr>
      </w:pPr>
      <w:r>
        <w:rPr>
          <w:rFonts w:ascii="京东朗正体 玲珑" w:eastAsia="京东朗正体 玲珑" w:hAnsi="京东朗正体 玲珑" w:hint="eastAsia"/>
        </w:rPr>
        <w:lastRenderedPageBreak/>
        <w:t>发票发生丢失、灭失或被盗</w:t>
      </w:r>
    </w:p>
    <w:p w:rsidR="007A4C3E" w:rsidRDefault="00000000">
      <w:pPr>
        <w:pStyle w:val="af7"/>
        <w:numPr>
          <w:ilvl w:val="2"/>
          <w:numId w:val="7"/>
        </w:numPr>
        <w:ind w:firstLineChars="0"/>
        <w:rPr>
          <w:rFonts w:ascii="京东朗正体 玲珑" w:eastAsia="京东朗正体 玲珑" w:hAnsi="京东朗正体 玲珑"/>
        </w:rPr>
      </w:pPr>
      <w:r>
        <w:rPr>
          <w:rFonts w:ascii="京东朗正体 玲珑" w:eastAsia="京东朗正体 玲珑" w:hAnsi="京东朗正体 玲珑" w:hint="eastAsia"/>
        </w:rPr>
        <w:t>乙方开具发票在甲方签收以前发生丢失、灭失或被盗，乙方须按税法规定向甲方提供有关丢失发票的记账联复印件及其他所需材料，同时涉及增值税专用发票应确保甲方顺利认证抵扣，否则由此造成的损失由乙方承担。</w:t>
      </w:r>
    </w:p>
    <w:p w:rsidR="007A4C3E" w:rsidRDefault="00000000">
      <w:pPr>
        <w:pStyle w:val="af7"/>
        <w:numPr>
          <w:ilvl w:val="2"/>
          <w:numId w:val="7"/>
        </w:numPr>
        <w:ind w:firstLineChars="0"/>
        <w:rPr>
          <w:rFonts w:ascii="京东朗正体 玲珑" w:eastAsia="京东朗正体 玲珑" w:hAnsi="京东朗正体 玲珑"/>
        </w:rPr>
      </w:pPr>
      <w:r>
        <w:rPr>
          <w:rFonts w:ascii="京东朗正体 玲珑" w:eastAsia="京东朗正体 玲珑" w:hAnsi="京东朗正体 玲珑" w:hint="eastAsia"/>
        </w:rPr>
        <w:t>乙方开具的发票在甲方签收之后发生丢失、灭失或被盗，乙方应按照税法规定甲方的要求及时向甲方提供丢失发票的记账联复印件及其他所需材料，协助甲方符合税务法律、法规的管理规定。</w:t>
      </w:r>
    </w:p>
    <w:p w:rsidR="007A4C3E" w:rsidRDefault="00000000">
      <w:pPr>
        <w:pStyle w:val="af7"/>
        <w:numPr>
          <w:ilvl w:val="1"/>
          <w:numId w:val="7"/>
        </w:numPr>
        <w:ind w:firstLineChars="0"/>
        <w:rPr>
          <w:rFonts w:ascii="京东朗正体 玲珑" w:eastAsia="京东朗正体 玲珑" w:hAnsi="京东朗正体 玲珑"/>
        </w:rPr>
      </w:pPr>
      <w:r>
        <w:rPr>
          <w:rFonts w:ascii="京东朗正体 玲珑" w:eastAsia="京东朗正体 玲珑" w:hAnsi="京东朗正体 玲珑" w:hint="eastAsia"/>
        </w:rPr>
        <w:t>解除及退款涉及条款</w:t>
      </w:r>
    </w:p>
    <w:p w:rsidR="007A4C3E" w:rsidRDefault="00000000">
      <w:pPr>
        <w:pStyle w:val="af7"/>
        <w:numPr>
          <w:ilvl w:val="2"/>
          <w:numId w:val="7"/>
        </w:numPr>
        <w:ind w:firstLineChars="0"/>
        <w:rPr>
          <w:rFonts w:ascii="京东朗正体 玲珑" w:eastAsia="京东朗正体 玲珑" w:hAnsi="京东朗正体 玲珑"/>
        </w:rPr>
      </w:pPr>
      <w:r>
        <w:rPr>
          <w:rFonts w:ascii="京东朗正体 玲珑" w:eastAsia="京东朗正体 玲珑" w:hAnsi="京东朗正体 玲珑" w:hint="eastAsia"/>
        </w:rPr>
        <w:t>如甲方要求退款，乙方不得因甲方未提供发票或其他文件（如有）而拒绝退还款项，否则甲方有权按未退款金额【5】‰/天追究乙方的违约责任。</w:t>
      </w:r>
    </w:p>
    <w:p w:rsidR="007A4C3E" w:rsidRDefault="00000000">
      <w:pPr>
        <w:pStyle w:val="af7"/>
        <w:numPr>
          <w:ilvl w:val="2"/>
          <w:numId w:val="7"/>
        </w:numPr>
        <w:ind w:firstLineChars="0"/>
        <w:rPr>
          <w:rFonts w:ascii="京东朗正体 玲珑" w:eastAsia="京东朗正体 玲珑" w:hAnsi="京东朗正体 玲珑"/>
        </w:rPr>
      </w:pPr>
      <w:r>
        <w:rPr>
          <w:rFonts w:ascii="京东朗正体 玲珑" w:eastAsia="京东朗正体 玲珑" w:hAnsi="京东朗正体 玲珑" w:hint="eastAsia"/>
        </w:rPr>
        <w:t>如双方在完成对账后，甲方支付款项后，如甲方在后续管理中发现之前对账数据因系统记录有误，根据实际情况需要调整的，甲方可通过邮件的方式发送乙方，同时提供相关数据。如乙方无异议或无合理反驳证据的，甲乙双方的结算按照甲方邮件通知后的数据为准实行多退少补。涉及到乙方退款的，乙方需积极配合退费，如乙方不配合，甲方可按照本协议约定的违约扣费方式执行扣费。</w:t>
      </w:r>
    </w:p>
    <w:p w:rsidR="007A4C3E" w:rsidRDefault="007A4C3E">
      <w:pPr>
        <w:rPr>
          <w:rFonts w:ascii="京东朗正体 玲珑" w:eastAsia="京东朗正体 玲珑" w:hAnsi="京东朗正体 玲珑"/>
        </w:rPr>
      </w:pPr>
    </w:p>
    <w:p w:rsidR="007A4C3E" w:rsidRDefault="00000000">
      <w:pPr>
        <w:pStyle w:val="af"/>
        <w:numPr>
          <w:ilvl w:val="0"/>
          <w:numId w:val="1"/>
        </w:numPr>
        <w:spacing w:after="240"/>
        <w:contextualSpacing/>
        <w:jc w:val="left"/>
        <w:rPr>
          <w:rFonts w:ascii="京东朗正体 玲珑" w:eastAsia="京东朗正体 玲珑" w:hAnsi="京东朗正体 玲珑"/>
          <w:sz w:val="24"/>
          <w:szCs w:val="24"/>
        </w:rPr>
      </w:pPr>
      <w:bookmarkStart w:id="9" w:name="_Toc374954090"/>
      <w:r>
        <w:rPr>
          <w:rFonts w:ascii="京东朗正体 玲珑" w:eastAsia="京东朗正体 玲珑" w:hAnsi="京东朗正体 玲珑" w:hint="eastAsia"/>
          <w:sz w:val="24"/>
          <w:szCs w:val="24"/>
        </w:rPr>
        <w:t>保密条款</w:t>
      </w:r>
      <w:bookmarkEnd w:id="9"/>
    </w:p>
    <w:p w:rsidR="007A4C3E" w:rsidRDefault="00000000">
      <w:pPr>
        <w:pStyle w:val="af7"/>
        <w:widowControl/>
        <w:numPr>
          <w:ilvl w:val="0"/>
          <w:numId w:val="8"/>
        </w:numPr>
        <w:spacing w:after="200"/>
        <w:ind w:firstLineChars="0"/>
        <w:contextualSpacing/>
        <w:jc w:val="left"/>
        <w:rPr>
          <w:rFonts w:ascii="京东朗正体 玲珑" w:eastAsia="京东朗正体 玲珑" w:hAnsi="京东朗正体 玲珑" w:cs="Tahoma"/>
          <w:sz w:val="22"/>
          <w:szCs w:val="22"/>
        </w:rPr>
      </w:pPr>
      <w:r>
        <w:rPr>
          <w:rFonts w:ascii="京东朗正体 玲珑" w:eastAsia="京东朗正体 玲珑" w:hAnsi="京东朗正体 玲珑" w:cs="Tahoma" w:hint="eastAsia"/>
          <w:sz w:val="22"/>
          <w:szCs w:val="22"/>
        </w:rPr>
        <w:t>乙方不得将合作过程中获取的甲方的任何直接或间接资料存储在双方之外的云或者第</w:t>
      </w:r>
      <w:r>
        <w:rPr>
          <w:rFonts w:ascii="京东朗正体 玲珑" w:eastAsia="京东朗正体 玲珑" w:hAnsi="京东朗正体 玲珑" w:cs="Tahoma" w:hint="eastAsia"/>
          <w:sz w:val="22"/>
        </w:rPr>
        <w:t>三方服务器上。如需使用第三方提供的数据存储服务，将主动向甲方报备并取得甲方的书面同意，否则即视为违反了双方已签署的保密协议的约定，甲方有权选择解除协议或者选择继续履行协议。如甲方选择解除协议的，乙方需依据保密协议承担违约责任；如甲方选择继续履行协议的，双方需就协议条款等内容进行重新协商。</w:t>
      </w:r>
    </w:p>
    <w:p w:rsidR="007A4C3E" w:rsidRDefault="00000000">
      <w:pPr>
        <w:pStyle w:val="af7"/>
        <w:widowControl/>
        <w:numPr>
          <w:ilvl w:val="0"/>
          <w:numId w:val="8"/>
        </w:numPr>
        <w:spacing w:after="200"/>
        <w:ind w:firstLineChars="0"/>
        <w:contextualSpacing/>
        <w:jc w:val="left"/>
        <w:rPr>
          <w:rFonts w:ascii="京东朗正体 玲珑" w:eastAsia="京东朗正体 玲珑" w:hAnsi="京东朗正体 玲珑" w:cs="Tahoma"/>
          <w:sz w:val="22"/>
          <w:szCs w:val="22"/>
        </w:rPr>
      </w:pPr>
      <w:r>
        <w:rPr>
          <w:rFonts w:ascii="京东朗正体 玲珑" w:eastAsia="京东朗正体 玲珑" w:hAnsi="京东朗正体 玲珑" w:cs="Tahoma" w:hint="eastAsia"/>
          <w:sz w:val="22"/>
          <w:szCs w:val="22"/>
        </w:rPr>
        <w:t>其他保密要求参见附件《保密协议》。</w:t>
      </w:r>
    </w:p>
    <w:p w:rsidR="007A4C3E" w:rsidRDefault="007A4C3E">
      <w:pPr>
        <w:widowControl/>
        <w:spacing w:after="200"/>
        <w:contextualSpacing/>
        <w:jc w:val="left"/>
        <w:rPr>
          <w:rFonts w:ascii="京东朗正体 玲珑" w:eastAsia="京东朗正体 玲珑" w:hAnsi="京东朗正体 玲珑" w:cs="Tahoma"/>
          <w:sz w:val="22"/>
        </w:rPr>
      </w:pPr>
    </w:p>
    <w:p w:rsidR="007A4C3E" w:rsidRDefault="00000000">
      <w:pPr>
        <w:pStyle w:val="af"/>
        <w:numPr>
          <w:ilvl w:val="0"/>
          <w:numId w:val="1"/>
        </w:numPr>
        <w:spacing w:after="240"/>
        <w:contextualSpacing/>
        <w:jc w:val="left"/>
        <w:rPr>
          <w:rFonts w:ascii="京东朗正体 玲珑" w:eastAsia="京东朗正体 玲珑" w:hAnsi="京东朗正体 玲珑"/>
          <w:sz w:val="24"/>
          <w:szCs w:val="24"/>
        </w:rPr>
      </w:pPr>
      <w:r>
        <w:rPr>
          <w:rFonts w:ascii="京东朗正体 玲珑" w:eastAsia="京东朗正体 玲珑" w:hAnsi="京东朗正体 玲珑" w:hint="eastAsia"/>
          <w:sz w:val="24"/>
          <w:szCs w:val="24"/>
        </w:rPr>
        <w:t>知识产权</w:t>
      </w:r>
    </w:p>
    <w:p w:rsidR="007A4C3E" w:rsidRDefault="00000000">
      <w:pPr>
        <w:rPr>
          <w:rFonts w:ascii="京东朗正体 玲珑" w:eastAsia="京东朗正体 玲珑" w:hAnsi="京东朗正体 玲珑" w:cs="Tahoma"/>
          <w:sz w:val="22"/>
          <w:szCs w:val="20"/>
        </w:rPr>
      </w:pPr>
      <w:r>
        <w:rPr>
          <w:rFonts w:ascii="京东朗正体 玲珑" w:eastAsia="京东朗正体 玲珑" w:hAnsi="京东朗正体 玲珑" w:cs="Tahoma"/>
          <w:sz w:val="22"/>
          <w:szCs w:val="20"/>
        </w:rPr>
        <w:t>1</w:t>
      </w:r>
      <w:r>
        <w:rPr>
          <w:rFonts w:ascii="京东朗正体 玲珑" w:eastAsia="京东朗正体 玲珑" w:hAnsi="京东朗正体 玲珑" w:cs="Tahoma" w:hint="eastAsia"/>
          <w:sz w:val="22"/>
          <w:szCs w:val="20"/>
        </w:rPr>
        <w:t>．</w:t>
      </w:r>
      <w:r>
        <w:rPr>
          <w:rFonts w:ascii="京东朗正体 玲珑" w:eastAsia="京东朗正体 玲珑" w:hAnsi="京东朗正体 玲珑" w:cs="Tahoma"/>
          <w:sz w:val="22"/>
          <w:szCs w:val="20"/>
        </w:rPr>
        <w:t xml:space="preserve"> </w:t>
      </w:r>
      <w:r>
        <w:rPr>
          <w:rFonts w:ascii="京东朗正体 玲珑" w:eastAsia="京东朗正体 玲珑" w:hAnsi="京东朗正体 玲珑" w:cs="Tahoma" w:hint="eastAsia"/>
          <w:sz w:val="22"/>
          <w:szCs w:val="20"/>
        </w:rPr>
        <w:t>在本协议履行过程中，除本协议签署前已经存在的知识产权归原拥有人所有之外，乙方向甲方提供的服务及交付物及在形成交付物的过程中所产生的任何有形、无形客体（包括但不限于任何体现服务成果的数据、观念、意图、设想、目标等的无形效果以及文</w:t>
      </w:r>
    </w:p>
    <w:p w:rsidR="007A4C3E" w:rsidRDefault="00000000">
      <w:pPr>
        <w:rPr>
          <w:rFonts w:ascii="京东朗正体 玲珑" w:eastAsia="京东朗正体 玲珑" w:hAnsi="京东朗正体 玲珑" w:cs="Tahoma"/>
          <w:sz w:val="22"/>
          <w:szCs w:val="20"/>
        </w:rPr>
      </w:pPr>
      <w:r>
        <w:rPr>
          <w:rFonts w:ascii="京东朗正体 玲珑" w:eastAsia="京东朗正体 玲珑" w:hAnsi="京东朗正体 玲珑" w:cs="Tahoma" w:hint="eastAsia"/>
          <w:sz w:val="22"/>
          <w:szCs w:val="20"/>
        </w:rPr>
        <w:t>档、图纸、模具、模型、样品、计算机存储介质等有形客体）的软件著作权、著作权、商</w:t>
      </w:r>
    </w:p>
    <w:p w:rsidR="007A4C3E" w:rsidRDefault="00000000">
      <w:pPr>
        <w:rPr>
          <w:rFonts w:ascii="京东朗正体 玲珑" w:eastAsia="京东朗正体 玲珑" w:hAnsi="京东朗正体 玲珑" w:cs="Tahoma"/>
          <w:sz w:val="22"/>
          <w:szCs w:val="20"/>
        </w:rPr>
      </w:pPr>
      <w:r>
        <w:rPr>
          <w:rFonts w:ascii="京东朗正体 玲珑" w:eastAsia="京东朗正体 玲珑" w:hAnsi="京东朗正体 玲珑" w:cs="Tahoma" w:hint="eastAsia"/>
          <w:sz w:val="22"/>
          <w:szCs w:val="20"/>
        </w:rPr>
        <w:t>标权、专利权、专利申请权等知识产权及源代码等所有相关合法权益归甲方所有。甲方</w:t>
      </w:r>
    </w:p>
    <w:p w:rsidR="007A4C3E" w:rsidRDefault="00000000">
      <w:pPr>
        <w:rPr>
          <w:rFonts w:ascii="京东朗正体 玲珑" w:eastAsia="京东朗正体 玲珑" w:hAnsi="京东朗正体 玲珑" w:cs="Tahoma"/>
          <w:sz w:val="22"/>
          <w:szCs w:val="20"/>
        </w:rPr>
      </w:pPr>
      <w:r>
        <w:rPr>
          <w:rFonts w:ascii="京东朗正体 玲珑" w:eastAsia="京东朗正体 玲珑" w:hAnsi="京东朗正体 玲珑" w:cs="Tahoma" w:hint="eastAsia"/>
          <w:sz w:val="22"/>
          <w:szCs w:val="20"/>
        </w:rPr>
        <w:t>如需在国内外进行权利注册登记或备案的，乙方应予以配合。</w:t>
      </w:r>
    </w:p>
    <w:p w:rsidR="007A4C3E" w:rsidRDefault="00000000">
      <w:pPr>
        <w:rPr>
          <w:rFonts w:ascii="京东朗正体 玲珑" w:eastAsia="京东朗正体 玲珑" w:hAnsi="京东朗正体 玲珑" w:cs="Tahoma"/>
          <w:sz w:val="22"/>
          <w:szCs w:val="20"/>
        </w:rPr>
      </w:pPr>
      <w:r>
        <w:rPr>
          <w:rFonts w:ascii="京东朗正体 玲珑" w:eastAsia="京东朗正体 玲珑" w:hAnsi="京东朗正体 玲珑" w:cs="Tahoma"/>
          <w:sz w:val="22"/>
          <w:szCs w:val="20"/>
        </w:rPr>
        <w:t>2</w:t>
      </w:r>
      <w:r>
        <w:rPr>
          <w:rFonts w:ascii="京东朗正体 玲珑" w:eastAsia="京东朗正体 玲珑" w:hAnsi="京东朗正体 玲珑" w:cs="Tahoma" w:hint="eastAsia"/>
          <w:sz w:val="22"/>
          <w:szCs w:val="20"/>
        </w:rPr>
        <w:t>．</w:t>
      </w:r>
      <w:r>
        <w:rPr>
          <w:rFonts w:ascii="京东朗正体 玲珑" w:eastAsia="京东朗正体 玲珑" w:hAnsi="京东朗正体 玲珑" w:cs="Tahoma"/>
          <w:sz w:val="22"/>
          <w:szCs w:val="20"/>
        </w:rPr>
        <w:t xml:space="preserve"> </w:t>
      </w:r>
      <w:r>
        <w:rPr>
          <w:rFonts w:ascii="京东朗正体 玲珑" w:eastAsia="京东朗正体 玲珑" w:hAnsi="京东朗正体 玲珑" w:cs="Tahoma" w:hint="eastAsia"/>
          <w:sz w:val="22"/>
          <w:szCs w:val="20"/>
        </w:rPr>
        <w:t>本协议项下所有数据及服务成果单独归属甲方所有，乙方应保障所有信息的安全。在未事先获得甲方书面同意的情况下，乙方不得将本协议项下的任何数据及服务成果（包括但不限于甲方提供的原始数据、加工后数据以及任何相关数据信息）向第三方披露、传输、转移、出售、出租、公开或以其他任何方式对外提供。否则，甲方有权立即单方终止合作，乙方应退还已收取的所有服务费，若给甲方造成损失，乙方还应赔偿甲方因此遭受的全部损失。</w:t>
      </w:r>
    </w:p>
    <w:p w:rsidR="007A4C3E" w:rsidRDefault="00000000">
      <w:pPr>
        <w:pStyle w:val="af"/>
        <w:numPr>
          <w:ilvl w:val="0"/>
          <w:numId w:val="1"/>
        </w:numPr>
        <w:spacing w:after="240"/>
        <w:contextualSpacing/>
        <w:jc w:val="left"/>
        <w:rPr>
          <w:rFonts w:ascii="京东朗正体 玲珑" w:eastAsia="京东朗正体 玲珑" w:hAnsi="京东朗正体 玲珑"/>
          <w:sz w:val="24"/>
          <w:szCs w:val="24"/>
        </w:rPr>
      </w:pPr>
      <w:r>
        <w:rPr>
          <w:rFonts w:ascii="京东朗正体 玲珑" w:eastAsia="京东朗正体 玲珑" w:hAnsi="京东朗正体 玲珑" w:hint="eastAsia"/>
          <w:sz w:val="24"/>
          <w:szCs w:val="24"/>
        </w:rPr>
        <w:t>违约责任及赔偿</w:t>
      </w:r>
    </w:p>
    <w:p w:rsidR="007814A2" w:rsidRDefault="007814A2" w:rsidP="007814A2">
      <w:pPr>
        <w:pStyle w:val="af7"/>
        <w:numPr>
          <w:ilvl w:val="0"/>
          <w:numId w:val="27"/>
        </w:numPr>
        <w:ind w:firstLineChars="0"/>
        <w:contextualSpacing/>
        <w:rPr>
          <w:rFonts w:ascii="京东朗正体 玲珑" w:eastAsia="京东朗正体 玲珑" w:hAnsi="京东朗正体 玲珑" w:cs="Tahoma"/>
          <w:sz w:val="22"/>
        </w:rPr>
      </w:pPr>
      <w:r>
        <w:rPr>
          <w:rFonts w:ascii="京东朗正体 玲珑" w:eastAsia="京东朗正体 玲珑" w:hAnsi="京东朗正体 玲珑" w:cs="Tahoma" w:hint="eastAsia"/>
          <w:sz w:val="22"/>
        </w:rPr>
        <w:lastRenderedPageBreak/>
        <w:t>非因甲方原因造成不能按时提供本协议约定的服务，乙方应承担违约责任。每逾期一日，按服务总价格的 0.5% 计算违约金。如该违约金不足以赔偿由此给甲方造成的损失的（包括但不限于甲方客户要 求甲方支付的违约金、赔偿金、给甲方造成的其他预期可得利益损失及律师费等），乙方还应就该不足部分进行赔偿；如逾期超过【 1 0 】个自然日（含），甲方有权单方解除协议，协议的解除不影响乙方按上述约定支付违约金、赔偿金。</w:t>
      </w:r>
    </w:p>
    <w:p w:rsidR="007814A2" w:rsidRDefault="007814A2" w:rsidP="007814A2">
      <w:pPr>
        <w:pStyle w:val="af7"/>
        <w:numPr>
          <w:ilvl w:val="0"/>
          <w:numId w:val="27"/>
        </w:numPr>
        <w:ind w:firstLineChars="0"/>
        <w:contextualSpacing/>
        <w:rPr>
          <w:rFonts w:ascii="京东朗正体 玲珑" w:eastAsia="京东朗正体 玲珑" w:hAnsi="京东朗正体 玲珑" w:cs="Tahoma"/>
          <w:sz w:val="22"/>
        </w:rPr>
      </w:pPr>
      <w:r>
        <w:rPr>
          <w:rFonts w:ascii="京东朗正体 玲珑" w:eastAsia="京东朗正体 玲珑" w:hAnsi="京东朗正体 玲珑" w:cs="Tahoma" w:hint="eastAsia"/>
          <w:sz w:val="22"/>
        </w:rPr>
        <w:t>若乙方交付成果不符合甲方要求，甲方有权拒收并要求整改或终止合作且有权要求乙方支付违约金10万元。对于乙方未能履行协议义务的部分，甲方可自行或委托他人履行，由此所产生的费用及给甲方造成的损失（包括但不限于甲方客户要求甲方支付的违约金、赔偿金、给甲方造成的其他预期可得利益损失及律师费等）均由乙方承担。</w:t>
      </w:r>
    </w:p>
    <w:p w:rsidR="007814A2" w:rsidRDefault="007814A2" w:rsidP="007814A2">
      <w:pPr>
        <w:pStyle w:val="af7"/>
        <w:numPr>
          <w:ilvl w:val="0"/>
          <w:numId w:val="27"/>
        </w:numPr>
        <w:ind w:firstLineChars="0"/>
        <w:contextualSpacing/>
        <w:rPr>
          <w:rFonts w:ascii="京东朗正体 玲珑" w:eastAsia="京东朗正体 玲珑" w:hAnsi="京东朗正体 玲珑" w:cs="Tahoma"/>
          <w:sz w:val="22"/>
        </w:rPr>
      </w:pPr>
      <w:r>
        <w:rPr>
          <w:rFonts w:ascii="京东朗正体 玲珑" w:eastAsia="京东朗正体 玲珑" w:hAnsi="京东朗正体 玲珑" w:cs="Tahoma" w:hint="eastAsia"/>
          <w:sz w:val="22"/>
        </w:rPr>
        <w:t>除本协议另有约定外，如果乙方或乙方客户服务代表违反本协议约定或相关法律法规的，或违背其在本协议项下其他任何义务、陈述、保证或承诺的，甲方有权单方决定采取包括但不限于以下任意一项或多项措施：</w:t>
      </w:r>
    </w:p>
    <w:p w:rsidR="007814A2" w:rsidRDefault="007814A2" w:rsidP="007814A2">
      <w:pPr>
        <w:pStyle w:val="af7"/>
        <w:ind w:left="425" w:firstLineChars="0" w:firstLine="0"/>
        <w:contextualSpacing/>
        <w:rPr>
          <w:rFonts w:ascii="京东朗正体 玲珑" w:eastAsia="京东朗正体 玲珑" w:hAnsi="京东朗正体 玲珑" w:cs="Tahoma"/>
          <w:sz w:val="22"/>
        </w:rPr>
      </w:pPr>
      <w:r>
        <w:rPr>
          <w:rFonts w:ascii="京东朗正体 玲珑" w:eastAsia="京东朗正体 玲珑" w:hAnsi="京东朗正体 玲珑" w:cs="Tahoma" w:hint="eastAsia"/>
          <w:sz w:val="22"/>
        </w:rPr>
        <w:t>（1）终止合作，扣回全部乙方服务费用，包含已支付或尚未支付的；</w:t>
      </w:r>
    </w:p>
    <w:p w:rsidR="007814A2" w:rsidRDefault="007814A2" w:rsidP="007814A2">
      <w:pPr>
        <w:pStyle w:val="af7"/>
        <w:ind w:left="425" w:firstLineChars="0" w:firstLine="0"/>
        <w:contextualSpacing/>
        <w:rPr>
          <w:rFonts w:ascii="京东朗正体 玲珑" w:eastAsia="京东朗正体 玲珑" w:hAnsi="京东朗正体 玲珑" w:cs="Tahoma"/>
          <w:sz w:val="22"/>
        </w:rPr>
      </w:pPr>
      <w:r>
        <w:rPr>
          <w:rFonts w:ascii="京东朗正体 玲珑" w:eastAsia="京东朗正体 玲珑" w:hAnsi="京东朗正体 玲珑" w:cs="Tahoma" w:hint="eastAsia"/>
          <w:sz w:val="22"/>
        </w:rPr>
        <w:t>（2）限制、中止乙方使用甲方或其关联方的服务；</w:t>
      </w:r>
    </w:p>
    <w:p w:rsidR="007814A2" w:rsidRDefault="007814A2" w:rsidP="007814A2">
      <w:pPr>
        <w:pStyle w:val="af7"/>
        <w:ind w:left="425" w:firstLineChars="0" w:firstLine="0"/>
        <w:contextualSpacing/>
        <w:rPr>
          <w:rFonts w:ascii="京东朗正体 玲珑" w:eastAsia="京东朗正体 玲珑" w:hAnsi="京东朗正体 玲珑" w:cs="Tahoma"/>
          <w:sz w:val="22"/>
        </w:rPr>
      </w:pPr>
      <w:r>
        <w:rPr>
          <w:rFonts w:ascii="京东朗正体 玲珑" w:eastAsia="京东朗正体 玲珑" w:hAnsi="京东朗正体 玲珑" w:cs="Tahoma" w:hint="eastAsia"/>
          <w:sz w:val="22"/>
        </w:rPr>
        <w:t>（3）要求乙方赔偿给甲方造成的全部损失，包括直接损失、间接损失、商誉损失及费用（包括但不限于律师费、诉讼费、取证费、补偿金、赔偿金、罚金等），甲方有权直接通知网银在线对乙方及其关联方的钱包账户进行冻结、止出并按乙方应赔付金额扣除其钱包账户的全部款项（包含后续新增款项），如乙方及其关联方在京东体系内有合作押金、保证金或其他应收款项，甲方有权自乙方及其关联公司与甲方及其关联公司待结算款项中直接扣除。</w:t>
      </w:r>
    </w:p>
    <w:p w:rsidR="007814A2" w:rsidRDefault="007814A2" w:rsidP="007814A2">
      <w:pPr>
        <w:pStyle w:val="af7"/>
        <w:ind w:left="425" w:firstLineChars="0" w:firstLine="0"/>
        <w:contextualSpacing/>
        <w:rPr>
          <w:rFonts w:ascii="京东朗正体 玲珑" w:eastAsia="京东朗正体 玲珑" w:hAnsi="京东朗正体 玲珑" w:cs="Tahoma"/>
          <w:sz w:val="22"/>
        </w:rPr>
      </w:pPr>
      <w:r>
        <w:rPr>
          <w:rFonts w:ascii="京东朗正体 玲珑" w:eastAsia="京东朗正体 玲珑" w:hAnsi="京东朗正体 玲珑" w:cs="Tahoma" w:hint="eastAsia"/>
          <w:sz w:val="22"/>
        </w:rPr>
        <w:t>（4）甲方有权要求乙方另行向甲方支付乙方获取的全部服务费用的30%或人民币10万元（二者以高者为准）作为惩罚性违约金；</w:t>
      </w:r>
    </w:p>
    <w:p w:rsidR="007814A2" w:rsidRDefault="007814A2" w:rsidP="007814A2">
      <w:pPr>
        <w:pStyle w:val="af7"/>
        <w:numPr>
          <w:ilvl w:val="0"/>
          <w:numId w:val="27"/>
        </w:numPr>
        <w:ind w:firstLineChars="0"/>
        <w:contextualSpacing/>
        <w:rPr>
          <w:rFonts w:ascii="京东朗正体 玲珑" w:eastAsia="京东朗正体 玲珑" w:hAnsi="京东朗正体 玲珑"/>
        </w:rPr>
      </w:pPr>
      <w:r>
        <w:rPr>
          <w:rFonts w:ascii="京东朗正体 玲珑" w:eastAsia="京东朗正体 玲珑" w:hAnsi="京东朗正体 玲珑" w:hint="eastAsia"/>
        </w:rPr>
        <w:t>乙方或客户服务代表、乙方员工违反本合同约定的系统管理细则，包括但不限于离职员工企微账号关闭和退出、多位员工共用同一账号等，一经发现，甲方有权追责五万元/例。</w:t>
      </w:r>
    </w:p>
    <w:p w:rsidR="007814A2" w:rsidRDefault="007814A2" w:rsidP="007814A2">
      <w:pPr>
        <w:pStyle w:val="af7"/>
        <w:numPr>
          <w:ilvl w:val="0"/>
          <w:numId w:val="27"/>
        </w:numPr>
        <w:ind w:firstLineChars="0"/>
        <w:contextualSpacing/>
        <w:rPr>
          <w:rFonts w:ascii="京东朗正体 玲珑" w:eastAsia="京东朗正体 玲珑" w:hAnsi="京东朗正体 玲珑"/>
        </w:rPr>
      </w:pPr>
      <w:r>
        <w:rPr>
          <w:rFonts w:ascii="京东朗正体 玲珑" w:eastAsia="京东朗正体 玲珑" w:hAnsi="京东朗正体 玲珑" w:hint="eastAsia"/>
        </w:rPr>
        <w:t>本协议约定的违约责任条款，包括但不限于本条及协议附件中涉及的的罚款和违约责任等，如有冲突的，按照对甲方最有利的原则执行；乙方或乙方员工的同一行为构成多项违约责任的，违约赔偿须向甲方叠加支付。</w:t>
      </w:r>
    </w:p>
    <w:p w:rsidR="007A4C3E" w:rsidRDefault="00000000">
      <w:pPr>
        <w:pStyle w:val="af"/>
        <w:numPr>
          <w:ilvl w:val="0"/>
          <w:numId w:val="1"/>
        </w:numPr>
        <w:spacing w:after="240"/>
        <w:contextualSpacing/>
        <w:jc w:val="left"/>
        <w:rPr>
          <w:rFonts w:ascii="京东朗正体 玲珑" w:eastAsia="京东朗正体 玲珑" w:hAnsi="京东朗正体 玲珑"/>
          <w:sz w:val="24"/>
          <w:szCs w:val="24"/>
        </w:rPr>
      </w:pPr>
      <w:r>
        <w:rPr>
          <w:rFonts w:ascii="京东朗正体 玲珑" w:eastAsia="京东朗正体 玲珑" w:hAnsi="京东朗正体 玲珑" w:hint="eastAsia"/>
          <w:sz w:val="24"/>
          <w:szCs w:val="24"/>
        </w:rPr>
        <w:t>合同的终止</w:t>
      </w:r>
    </w:p>
    <w:p w:rsidR="007A4C3E" w:rsidRDefault="00000000">
      <w:pPr>
        <w:pStyle w:val="af7"/>
        <w:widowControl/>
        <w:numPr>
          <w:ilvl w:val="0"/>
          <w:numId w:val="10"/>
        </w:numPr>
        <w:spacing w:after="200"/>
        <w:ind w:firstLineChars="0"/>
        <w:contextualSpacing/>
        <w:jc w:val="left"/>
        <w:rPr>
          <w:rFonts w:ascii="京东朗正体 玲珑" w:eastAsia="京东朗正体 玲珑" w:hAnsi="京东朗正体 玲珑" w:cs="Tahoma"/>
          <w:sz w:val="22"/>
          <w:szCs w:val="22"/>
        </w:rPr>
      </w:pPr>
      <w:r>
        <w:rPr>
          <w:rFonts w:ascii="京东朗正体 玲珑" w:eastAsia="京东朗正体 玲珑" w:hAnsi="京东朗正体 玲珑" w:cs="Tahoma" w:hint="eastAsia"/>
          <w:sz w:val="22"/>
          <w:szCs w:val="22"/>
        </w:rPr>
        <w:t>本协议若与国家政策法规相抵触而导致部分条款无效的，应根据国家政策法规规定适当变更本协议，保证双方合同的继续进行，且无效条款不影响其余条款继续生效；若与国家政策法规相抵触而导致合同全部无效的，双方应本着善意原则协商解决未尽事宜并解除合同。</w:t>
      </w:r>
    </w:p>
    <w:p w:rsidR="007A4C3E" w:rsidRDefault="00000000">
      <w:pPr>
        <w:pStyle w:val="af7"/>
        <w:widowControl/>
        <w:numPr>
          <w:ilvl w:val="0"/>
          <w:numId w:val="10"/>
        </w:numPr>
        <w:spacing w:after="200"/>
        <w:ind w:firstLineChars="0"/>
        <w:contextualSpacing/>
        <w:jc w:val="left"/>
        <w:rPr>
          <w:rFonts w:ascii="京东朗正体 玲珑" w:eastAsia="京东朗正体 玲珑" w:hAnsi="京东朗正体 玲珑" w:cs="Tahoma"/>
          <w:sz w:val="22"/>
          <w:szCs w:val="22"/>
        </w:rPr>
      </w:pPr>
      <w:r>
        <w:rPr>
          <w:rFonts w:ascii="京东朗正体 玲珑" w:eastAsia="京东朗正体 玲珑" w:hAnsi="京东朗正体 玲珑" w:cs="Tahoma" w:hint="eastAsia"/>
          <w:sz w:val="22"/>
          <w:szCs w:val="22"/>
        </w:rPr>
        <w:t>发生如下情况之一时，合同相对方可以单方解除本协议：</w:t>
      </w:r>
    </w:p>
    <w:p w:rsidR="007A4C3E" w:rsidRDefault="00000000">
      <w:pPr>
        <w:pStyle w:val="af7"/>
        <w:widowControl/>
        <w:numPr>
          <w:ilvl w:val="1"/>
          <w:numId w:val="10"/>
        </w:numPr>
        <w:spacing w:after="200"/>
        <w:ind w:firstLineChars="0"/>
        <w:contextualSpacing/>
        <w:jc w:val="left"/>
        <w:rPr>
          <w:rFonts w:ascii="京东朗正体 玲珑" w:eastAsia="京东朗正体 玲珑" w:hAnsi="京东朗正体 玲珑" w:cs="Tahoma"/>
          <w:sz w:val="22"/>
          <w:szCs w:val="22"/>
        </w:rPr>
      </w:pPr>
      <w:r>
        <w:rPr>
          <w:rFonts w:ascii="京东朗正体 玲珑" w:eastAsia="京东朗正体 玲珑" w:hAnsi="京东朗正体 玲珑" w:cs="Tahoma" w:hint="eastAsia"/>
          <w:sz w:val="22"/>
          <w:szCs w:val="22"/>
        </w:rPr>
        <w:t>一方违反本协议，并且在收到对方要求其改正或补救的书面通知后30日内没有补救的；</w:t>
      </w:r>
    </w:p>
    <w:p w:rsidR="007A4C3E" w:rsidRDefault="00000000">
      <w:pPr>
        <w:pStyle w:val="af7"/>
        <w:widowControl/>
        <w:numPr>
          <w:ilvl w:val="1"/>
          <w:numId w:val="10"/>
        </w:numPr>
        <w:spacing w:after="200"/>
        <w:ind w:firstLineChars="0"/>
        <w:contextualSpacing/>
        <w:jc w:val="left"/>
        <w:rPr>
          <w:rFonts w:ascii="京东朗正体 玲珑" w:eastAsia="京东朗正体 玲珑" w:hAnsi="京东朗正体 玲珑" w:cs="Tahoma"/>
          <w:sz w:val="22"/>
          <w:szCs w:val="22"/>
        </w:rPr>
      </w:pPr>
      <w:r>
        <w:rPr>
          <w:rFonts w:ascii="京东朗正体 玲珑" w:eastAsia="京东朗正体 玲珑" w:hAnsi="京东朗正体 玲珑" w:cs="Tahoma" w:hint="eastAsia"/>
          <w:sz w:val="22"/>
          <w:szCs w:val="22"/>
        </w:rPr>
        <w:t>一方严重违反本协议致使另一方利益遭受重大损失的；</w:t>
      </w:r>
    </w:p>
    <w:p w:rsidR="007A4C3E" w:rsidRDefault="00000000">
      <w:pPr>
        <w:pStyle w:val="af7"/>
        <w:widowControl/>
        <w:numPr>
          <w:ilvl w:val="1"/>
          <w:numId w:val="10"/>
        </w:numPr>
        <w:spacing w:after="200"/>
        <w:ind w:firstLineChars="0"/>
        <w:contextualSpacing/>
        <w:jc w:val="left"/>
        <w:rPr>
          <w:rFonts w:ascii="京东朗正体 玲珑" w:eastAsia="京东朗正体 玲珑" w:hAnsi="京东朗正体 玲珑" w:cs="Tahoma"/>
          <w:sz w:val="22"/>
          <w:szCs w:val="22"/>
        </w:rPr>
      </w:pPr>
      <w:r>
        <w:rPr>
          <w:rFonts w:ascii="京东朗正体 玲珑" w:eastAsia="京东朗正体 玲珑" w:hAnsi="京东朗正体 玲珑" w:cs="Tahoma" w:hint="eastAsia"/>
          <w:sz w:val="22"/>
          <w:szCs w:val="22"/>
        </w:rPr>
        <w:t>一方未履行本协议条款，导致合同不能履行或不能完全履行或履行成为不必要的；</w:t>
      </w:r>
    </w:p>
    <w:p w:rsidR="007A4C3E" w:rsidRDefault="00000000">
      <w:pPr>
        <w:pStyle w:val="af7"/>
        <w:widowControl/>
        <w:numPr>
          <w:ilvl w:val="1"/>
          <w:numId w:val="10"/>
        </w:numPr>
        <w:spacing w:after="200"/>
        <w:ind w:firstLineChars="0"/>
        <w:contextualSpacing/>
        <w:jc w:val="left"/>
        <w:rPr>
          <w:rFonts w:ascii="京东朗正体 玲珑" w:eastAsia="京东朗正体 玲珑" w:hAnsi="京东朗正体 玲珑" w:cs="Tahoma"/>
          <w:sz w:val="22"/>
          <w:szCs w:val="22"/>
        </w:rPr>
      </w:pPr>
      <w:r>
        <w:rPr>
          <w:rFonts w:ascii="京东朗正体 玲珑" w:eastAsia="京东朗正体 玲珑" w:hAnsi="京东朗正体 玲珑" w:cs="Tahoma" w:hint="eastAsia"/>
          <w:sz w:val="22"/>
          <w:szCs w:val="22"/>
        </w:rPr>
        <w:t>发生不可抗力情形持续超过三个月以上,并经双方协商仍无法解决的；</w:t>
      </w:r>
    </w:p>
    <w:p w:rsidR="007A4C3E" w:rsidRDefault="00000000">
      <w:pPr>
        <w:pStyle w:val="af7"/>
        <w:numPr>
          <w:ilvl w:val="1"/>
          <w:numId w:val="10"/>
        </w:numPr>
        <w:ind w:firstLineChars="0"/>
        <w:rPr>
          <w:rFonts w:ascii="京东朗正体 玲珑" w:eastAsia="京东朗正体 玲珑" w:hAnsi="京东朗正体 玲珑" w:cs="Tahoma"/>
          <w:sz w:val="22"/>
          <w:szCs w:val="22"/>
        </w:rPr>
      </w:pPr>
      <w:r>
        <w:rPr>
          <w:rFonts w:ascii="京东朗正体 玲珑" w:eastAsia="京东朗正体 玲珑" w:hAnsi="京东朗正体 玲珑" w:cs="Tahoma" w:hint="eastAsia"/>
          <w:sz w:val="22"/>
          <w:szCs w:val="22"/>
        </w:rPr>
        <w:t>合同的一方破产或被解散或被撤销或丧失清偿债务的能力，或无法执行法院的判决；</w:t>
      </w:r>
    </w:p>
    <w:p w:rsidR="007A4C3E" w:rsidRDefault="00000000">
      <w:pPr>
        <w:pStyle w:val="af7"/>
        <w:widowControl/>
        <w:numPr>
          <w:ilvl w:val="1"/>
          <w:numId w:val="10"/>
        </w:numPr>
        <w:spacing w:after="200"/>
        <w:ind w:firstLineChars="0"/>
        <w:contextualSpacing/>
        <w:jc w:val="left"/>
        <w:rPr>
          <w:rFonts w:ascii="京东朗正体 玲珑" w:eastAsia="京东朗正体 玲珑" w:hAnsi="京东朗正体 玲珑" w:cs="Tahoma"/>
          <w:sz w:val="22"/>
          <w:szCs w:val="22"/>
        </w:rPr>
      </w:pPr>
      <w:r>
        <w:rPr>
          <w:rFonts w:ascii="京东朗正体 玲珑" w:eastAsia="京东朗正体 玲珑" w:hAnsi="京东朗正体 玲珑" w:cs="Tahoma" w:hint="eastAsia"/>
          <w:sz w:val="22"/>
          <w:szCs w:val="22"/>
        </w:rPr>
        <w:t>乙方出现分包转包商业行为；</w:t>
      </w:r>
    </w:p>
    <w:p w:rsidR="D4EB1068" w:rsidRDefault="D4EB1068" w:rsidP="D4EB1068" w14:paraId="11A54321" w14:textId="092EFC8C">
      <w:pPr>
        <w:pStyle w:val="af7"/>
        <w:widowControl/>
        <w:numPr>
          <w:ilvl w:val="0"/>
          <w:numId w:val="10"/>
        </w:numPr>
        <w:spacing w:after="200"/>
        <w:ind w:firstLineChars="0"/>
        <w:contextualSpacing/>
        <w:jc w:val="left"/>
        <w:rPr>
          <w:ins w:id="2" w:author="Claude" w:date="2026-04-01T02:27:50Z" w16du:dateUtc="2026-04-01T02:27:50Z"/>
          <w:rFonts w:ascii="京东朗正体 玲珑" w:eastAsia="京东朗正体 玲珑" w:hAnsi="京东朗正体 玲珑" w:cs="Tahoma"/>
          <w:sz w:val="22"/>
          <w:szCs w:val="22"/>
        </w:rPr>
      </w:pPr>
      <w:ins w:id="3" w:author="Claude" w:date="2026-04-01T02:27:50Z" w16du:dateUtc="2026-04-01T02:27:50Z">
        <w:r w:rsidR="D4EB1068">
          <w:rPr>
            <w:rFonts w:ascii="京东朗正体 玲珑" w:eastAsia="京东朗正体 玲珑" w:hAnsi="京东朗正体 玲珑" w:hint="eastAsia"/>
            <w:sz w:val="22"/>
            <w:szCs w:val="22"/>
          </w:rPr>
          <w:t xml:space="preserve">在合作期间及结束后六（6）个月内，乙方不得为京东的直接竞争对手提供相同或类似的服务。</w:t>
        </w:r>
      </w:ins>
    </w:p>
    <w:p w:rsidR="007A4C3E" w:rsidRDefault="00000000">
      <w:pPr>
        <w:pStyle w:val="af7"/>
        <w:widowControl/>
        <w:numPr>
          <w:ilvl w:val="0"/>
          <w:numId w:val="10"/>
        </w:numPr>
        <w:spacing w:after="200"/>
        <w:ind w:firstLineChars="0"/>
        <w:contextualSpacing/>
        <w:jc w:val="left"/>
        <w:rPr>
          <w:rFonts w:ascii="京东朗正体 玲珑" w:eastAsia="京东朗正体 玲珑" w:hAnsi="京东朗正体 玲珑" w:cs="Tahoma"/>
          <w:sz w:val="22"/>
          <w:szCs w:val="22"/>
        </w:rPr>
      </w:pPr>
      <w:r>
        <w:rPr>
          <w:rFonts w:ascii="京东朗正体 玲珑" w:eastAsia="京东朗正体 玲珑" w:hAnsi="京东朗正体 玲珑" w:cs="Tahoma" w:hint="eastAsia"/>
          <w:sz w:val="22"/>
          <w:szCs w:val="22"/>
        </w:rPr>
        <w:t>甲方依据附件所列内容判定乙方出现甲方有权单方解除合同的违规事件的，可自发现之日起立即书面通知乙方即日终止本协议，并可以按附件所列内容的约定进一步追究乙方的违约责任，甲方将根据情况从应付给乙方的服务费和保证金中扣除乙方应付的违约金金额。</w:t>
      </w:r>
    </w:p>
    <w:p w:rsidR="007A4C3E" w:rsidRDefault="00000000">
      <w:pPr>
        <w:pStyle w:val="af7"/>
        <w:numPr>
          <w:ilvl w:val="0"/>
          <w:numId w:val="10"/>
        </w:numPr>
        <w:ind w:firstLineChars="0"/>
        <w:rPr>
          <w:rFonts w:ascii="京东朗正体 玲珑" w:eastAsia="京东朗正体 玲珑" w:hAnsi="京东朗正体 玲珑"/>
        </w:rPr>
      </w:pPr>
      <w:r>
        <w:rPr>
          <w:rFonts w:ascii="京东朗正体 玲珑" w:eastAsia="京东朗正体 玲珑" w:hAnsi="京东朗正体 玲珑" w:hint="eastAsia"/>
        </w:rPr>
        <w:t>除非本合同另有规定，一方严重违反本合同约定的任何条件且在另一方向其提出书面通知后三十（30）个自然日内没有改正的，另一方有权终止本合同，本合同自该有权终止方发出终止通知之</w:t>
      </w:r>
      <w:r>
        <w:rPr>
          <w:rFonts w:ascii="京东朗正体 玲珑" w:eastAsia="京东朗正体 玲珑" w:hAnsi="京东朗正体 玲珑" w:hint="eastAsia"/>
        </w:rPr>
        <w:lastRenderedPageBreak/>
        <w:t>日起解除。</w:t>
      </w:r>
    </w:p>
    <w:p w:rsidR="007A4C3E" w:rsidRDefault="00000000">
      <w:pPr>
        <w:pStyle w:val="af7"/>
        <w:numPr>
          <w:ilvl w:val="0"/>
          <w:numId w:val="10"/>
        </w:numPr>
        <w:ind w:firstLineChars="0"/>
        <w:rPr>
          <w:rFonts w:ascii="京东朗正体 玲珑" w:eastAsia="京东朗正体 玲珑" w:hAnsi="京东朗正体 玲珑"/>
        </w:rPr>
      </w:pPr>
      <w:r>
        <w:rPr>
          <w:rFonts w:ascii="京东朗正体 玲珑" w:eastAsia="京东朗正体 玲珑" w:hAnsi="京东朗正体 玲珑" w:hint="eastAsia"/>
        </w:rPr>
        <w:t>甲方有权在提前三十（30）个自然日书面通知乙方后，单方面提前终止本合同或变更相关条款而无需承担任何违约及法律责任。</w:t>
      </w:r>
    </w:p>
    <w:p w:rsidR="007A4C3E" w:rsidRDefault="00000000">
      <w:pPr>
        <w:pStyle w:val="af7"/>
        <w:numPr>
          <w:ilvl w:val="0"/>
          <w:numId w:val="10"/>
        </w:numPr>
        <w:ind w:firstLineChars="0"/>
        <w:rPr>
          <w:rFonts w:ascii="京东朗正体 玲珑" w:eastAsia="京东朗正体 玲珑" w:hAnsi="京东朗正体 玲珑"/>
        </w:rPr>
      </w:pPr>
      <w:r>
        <w:rPr>
          <w:rFonts w:ascii="京东朗正体 玲珑" w:eastAsia="京东朗正体 玲珑" w:hAnsi="京东朗正体 玲珑" w:hint="eastAsia"/>
        </w:rPr>
        <w:t>乙方承接甲方多条服务内容的情况下，仅一条业务线撤场不计入业务终止；仅所有服务内容终止后，本协议自动终止</w:t>
      </w:r>
    </w:p>
    <w:p w:rsidR="007A4C3E" w:rsidRDefault="00000000">
      <w:pPr>
        <w:pStyle w:val="af7"/>
        <w:widowControl/>
        <w:numPr>
          <w:ilvl w:val="0"/>
          <w:numId w:val="10"/>
        </w:numPr>
        <w:spacing w:after="200"/>
        <w:ind w:firstLineChars="0"/>
        <w:contextualSpacing/>
        <w:jc w:val="left"/>
        <w:rPr>
          <w:rFonts w:ascii="京东朗正体 玲珑" w:eastAsia="京东朗正体 玲珑" w:hAnsi="京东朗正体 玲珑" w:cs="Tahoma"/>
          <w:sz w:val="22"/>
          <w:szCs w:val="22"/>
        </w:rPr>
      </w:pPr>
      <w:r>
        <w:rPr>
          <w:rFonts w:ascii="京东朗正体 玲珑" w:eastAsia="京东朗正体 玲珑" w:hAnsi="京东朗正体 玲珑" w:cs="Tahoma" w:hint="eastAsia"/>
          <w:sz w:val="22"/>
          <w:szCs w:val="22"/>
        </w:rPr>
        <w:t>合同解除不影响未尽义务的履行，包括但不限于因乙方未尽义务造成的客户客诉解决及赔偿、因对账差异造成的结算追缴、因账号未及时清退产生的费用追缴等</w:t>
      </w:r>
    </w:p>
    <w:p w:rsidR="007A4C3E" w:rsidRDefault="007A4C3E">
      <w:pPr>
        <w:rPr>
          <w:rFonts w:ascii="京东朗正体 玲珑" w:eastAsia="京东朗正体 玲珑" w:hAnsi="京东朗正体 玲珑"/>
        </w:rPr>
      </w:pPr>
    </w:p>
    <w:p w:rsidR="007A4C3E" w:rsidRDefault="00000000">
      <w:pPr>
        <w:pStyle w:val="af"/>
        <w:numPr>
          <w:ilvl w:val="0"/>
          <w:numId w:val="1"/>
        </w:numPr>
        <w:spacing w:after="240"/>
        <w:contextualSpacing/>
        <w:jc w:val="left"/>
        <w:rPr>
          <w:rFonts w:ascii="京东朗正体 玲珑" w:eastAsia="京东朗正体 玲珑" w:hAnsi="京东朗正体 玲珑"/>
          <w:sz w:val="24"/>
          <w:szCs w:val="24"/>
        </w:rPr>
      </w:pPr>
      <w:r>
        <w:rPr>
          <w:rFonts w:ascii="京东朗正体 玲珑" w:eastAsia="京东朗正体 玲珑" w:hAnsi="京东朗正体 玲珑" w:hint="eastAsia"/>
          <w:sz w:val="24"/>
          <w:szCs w:val="24"/>
        </w:rPr>
        <w:t xml:space="preserve"> 通知</w:t>
      </w:r>
    </w:p>
    <w:p w:rsidR="007A4C3E" w:rsidRDefault="00000000">
      <w:pPr>
        <w:pStyle w:val="af7"/>
        <w:widowControl/>
        <w:numPr>
          <w:ilvl w:val="0"/>
          <w:numId w:val="11"/>
        </w:numPr>
        <w:spacing w:after="200"/>
        <w:ind w:firstLineChars="0"/>
        <w:contextualSpacing/>
        <w:jc w:val="left"/>
        <w:rPr>
          <w:rFonts w:ascii="京东朗正体 玲珑" w:eastAsia="京东朗正体 玲珑" w:hAnsi="京东朗正体 玲珑" w:cs="Tahoma"/>
          <w:sz w:val="22"/>
          <w:szCs w:val="22"/>
        </w:rPr>
      </w:pPr>
      <w:r>
        <w:rPr>
          <w:rFonts w:ascii="京东朗正体 玲珑" w:eastAsia="京东朗正体 玲珑" w:hAnsi="京东朗正体 玲珑" w:cs="Tahoma" w:hint="eastAsia"/>
          <w:sz w:val="22"/>
          <w:szCs w:val="22"/>
        </w:rPr>
        <w:t>当发生任何可能引起争议或影响合同履行的事情时，合同的一方都有义务以有效的书面方式在合理期限内通知合同的另一方。</w:t>
      </w:r>
    </w:p>
    <w:p w:rsidR="007A4C3E" w:rsidRDefault="00000000">
      <w:pPr>
        <w:pStyle w:val="af7"/>
        <w:widowControl/>
        <w:numPr>
          <w:ilvl w:val="0"/>
          <w:numId w:val="11"/>
        </w:numPr>
        <w:snapToGrid w:val="0"/>
        <w:ind w:firstLineChars="0"/>
        <w:contextualSpacing/>
        <w:jc w:val="left"/>
        <w:rPr>
          <w:rFonts w:ascii="京东朗正体 玲珑" w:eastAsia="京东朗正体 玲珑" w:hAnsi="京东朗正体 玲珑" w:cs="Tahoma"/>
          <w:sz w:val="22"/>
          <w:szCs w:val="22"/>
        </w:rPr>
      </w:pPr>
      <w:r>
        <w:rPr>
          <w:rFonts w:ascii="京东朗正体 玲珑" w:eastAsia="京东朗正体 玲珑" w:hAnsi="京东朗正体 玲珑" w:cs="Tahoma" w:hint="eastAsia"/>
          <w:sz w:val="22"/>
          <w:szCs w:val="22"/>
        </w:rPr>
        <w:t>一方发出的通知（包括对账信息）必须由某一被授权人员通过特快专递或由其指定人员递送或通过双方指定的邮箱沟通，</w:t>
      </w:r>
      <w:r>
        <w:rPr>
          <w:rFonts w:ascii="京东朗正体 玲珑" w:eastAsia="京东朗正体 玲珑" w:hAnsi="京东朗正体 玲珑" w:cs="Tahoma"/>
          <w:sz w:val="22"/>
          <w:szCs w:val="22"/>
        </w:rPr>
        <w:t>但本合同另有约定的除外</w:t>
      </w:r>
      <w:r>
        <w:rPr>
          <w:rFonts w:ascii="京东朗正体 玲珑" w:eastAsia="京东朗正体 玲珑" w:hAnsi="京东朗正体 玲珑" w:cs="Tahoma" w:hint="eastAsia"/>
          <w:sz w:val="22"/>
          <w:szCs w:val="22"/>
        </w:rPr>
        <w:t>。甲方指定的邮箱为：【</w:t>
      </w:r>
      <w:r>
        <w:rPr>
          <w:rFonts w:ascii="京东朗正体 玲珑" w:eastAsia="京东朗正体 玲珑" w:hAnsi="京东朗正体 玲珑" w:cs="Tahoma"/>
          <w:sz w:val="22"/>
          <w:szCs w:val="22"/>
        </w:rPr>
        <w:t>cfdx@jd.com</w:t>
      </w:r>
      <w:r>
        <w:rPr>
          <w:rFonts w:ascii="京东朗正体 玲珑" w:eastAsia="京东朗正体 玲珑" w:hAnsi="京东朗正体 玲珑" w:cs="Tahoma" w:hint="eastAsia"/>
          <w:sz w:val="22"/>
          <w:szCs w:val="22"/>
        </w:rPr>
        <w:t>】，乙方指定的邮箱为：</w:t>
      </w:r>
      <w:r>
        <w:rPr>
          <w:rFonts w:ascii="京东朗正体 玲珑" w:eastAsia="京东朗正体 玲珑" w:hAnsi="京东朗正体 玲珑" w:cs="Tahoma" w:hint="eastAsia"/>
          <w:b/>
          <w:sz w:val="22"/>
          <w:szCs w:val="22"/>
          <w:shd w:val="clear" w:color="auto" w:fill="FFFF00"/>
        </w:rPr>
        <w:t>【</w:t>
      </w:r>
      <w:r>
        <w:rPr>
          <w:rFonts w:ascii="京东朗正体 玲珑" w:eastAsia="京东朗正体 玲珑" w:hAnsi="京东朗正体 玲珑" w:cs="Tahoma"/>
          <w:b/>
          <w:sz w:val="22"/>
          <w:szCs w:val="22"/>
          <w:shd w:val="clear" w:color="auto" w:fill="FFFF00"/>
        </w:rPr>
        <w:t xml:space="preserve"> </w:t>
      </w:r>
      <w:r>
        <w:rPr>
          <w:rFonts w:ascii="京东朗正体 玲珑" w:eastAsia="京东朗正体 玲珑" w:hAnsi="京东朗正体 玲珑" w:cs="Tahoma" w:hint="eastAsia"/>
          <w:b/>
          <w:sz w:val="22"/>
          <w:szCs w:val="22"/>
          <w:shd w:val="clear" w:color="auto" w:fill="FFFF00"/>
        </w:rPr>
        <w:t>】</w:t>
      </w:r>
      <w:r>
        <w:rPr>
          <w:rFonts w:ascii="京东朗正体 玲珑" w:eastAsia="京东朗正体 玲珑" w:hAnsi="京东朗正体 玲珑" w:cs="Tahoma" w:hint="eastAsia"/>
          <w:b/>
          <w:sz w:val="22"/>
          <w:szCs w:val="22"/>
        </w:rPr>
        <w:t>。</w:t>
      </w:r>
    </w:p>
    <w:p w:rsidR="007A4C3E" w:rsidRDefault="00000000">
      <w:pPr>
        <w:pStyle w:val="af7"/>
        <w:numPr>
          <w:ilvl w:val="0"/>
          <w:numId w:val="11"/>
        </w:numPr>
        <w:ind w:firstLineChars="0"/>
        <w:rPr>
          <w:rFonts w:ascii="京东朗正体 玲珑" w:eastAsia="京东朗正体 玲珑" w:hAnsi="京东朗正体 玲珑"/>
        </w:rPr>
      </w:pPr>
      <w:r>
        <w:rPr>
          <w:rFonts w:ascii="京东朗正体 玲珑" w:eastAsia="京东朗正体 玲珑" w:hAnsi="京东朗正体 玲珑" w:hint="eastAsia"/>
        </w:rPr>
        <w:t>通知如果是通过某一特快专递递送发出的，则应视为在通知指定的收件地址于签收日或拒收之日有效送达；</w:t>
      </w:r>
    </w:p>
    <w:p w:rsidR="007A4C3E" w:rsidRDefault="00000000">
      <w:pPr>
        <w:pStyle w:val="af7"/>
        <w:numPr>
          <w:ilvl w:val="0"/>
          <w:numId w:val="11"/>
        </w:numPr>
        <w:ind w:firstLineChars="0"/>
        <w:rPr>
          <w:rFonts w:ascii="京东朗正体 玲珑" w:eastAsia="京东朗正体 玲珑" w:hAnsi="京东朗正体 玲珑"/>
        </w:rPr>
      </w:pPr>
      <w:r>
        <w:rPr>
          <w:rFonts w:ascii="京东朗正体 玲珑" w:eastAsia="京东朗正体 玲珑" w:hAnsi="京东朗正体 玲珑" w:hint="eastAsia"/>
        </w:rPr>
        <w:t>通知如果是通过电子邮件发出的，则应自电子邮件进入收件方于本条所载电子邮箱的时间或收件方电子邮箱地址失效时发件方电子邮箱收到传送失败的系统提示时即视为有效送达。</w:t>
      </w:r>
    </w:p>
    <w:p w:rsidR="007A4C3E" w:rsidRDefault="00000000">
      <w:pPr>
        <w:pStyle w:val="af7"/>
        <w:numPr>
          <w:ilvl w:val="0"/>
          <w:numId w:val="11"/>
        </w:numPr>
        <w:ind w:firstLineChars="0"/>
        <w:rPr>
          <w:rFonts w:ascii="京东朗正体 玲珑" w:eastAsia="京东朗正体 玲珑" w:hAnsi="京东朗正体 玲珑"/>
        </w:rPr>
      </w:pPr>
      <w:r>
        <w:rPr>
          <w:rFonts w:ascii="京东朗正体 玲珑" w:eastAsia="京东朗正体 玲珑" w:hAnsi="京东朗正体 玲珑" w:hint="eastAsia"/>
        </w:rPr>
        <w:t>若任何一方的联系人、联系地址或电子邮件地址有所变更，应按照本条通知方式至少提前</w:t>
      </w:r>
      <w:r>
        <w:rPr>
          <w:rFonts w:ascii="京东朗正体 玲珑" w:eastAsia="京东朗正体 玲珑" w:hAnsi="京东朗正体 玲珑"/>
        </w:rPr>
        <w:t>15</w:t>
      </w:r>
      <w:r>
        <w:rPr>
          <w:rFonts w:ascii="京东朗正体 玲珑" w:eastAsia="京东朗正体 玲珑" w:hAnsi="京东朗正体 玲珑" w:hint="eastAsia"/>
        </w:rPr>
        <w:t>个工作日通知另一方，否则原地址或电子邮箱地址仍为有效送达地址。</w:t>
      </w:r>
    </w:p>
    <w:p w:rsidR="007A4C3E" w:rsidRDefault="007A4C3E">
      <w:pPr>
        <w:pStyle w:val="af7"/>
        <w:ind w:left="420" w:firstLineChars="0" w:firstLine="0"/>
        <w:rPr>
          <w:rFonts w:ascii="京东朗正体 玲珑" w:eastAsia="京东朗正体 玲珑" w:hAnsi="京东朗正体 玲珑"/>
        </w:rPr>
      </w:pPr>
    </w:p>
    <w:p w:rsidR="007A4C3E" w:rsidRDefault="00000000">
      <w:pPr>
        <w:pStyle w:val="af"/>
        <w:numPr>
          <w:ilvl w:val="0"/>
          <w:numId w:val="1"/>
        </w:numPr>
        <w:spacing w:after="240"/>
        <w:contextualSpacing/>
        <w:jc w:val="left"/>
        <w:rPr>
          <w:rFonts w:ascii="京东朗正体 玲珑" w:eastAsia="京东朗正体 玲珑" w:hAnsi="京东朗正体 玲珑"/>
          <w:sz w:val="24"/>
          <w:szCs w:val="24"/>
        </w:rPr>
      </w:pPr>
      <w:r>
        <w:rPr>
          <w:rFonts w:ascii="京东朗正体 玲珑" w:eastAsia="京东朗正体 玲珑" w:hAnsi="京东朗正体 玲珑" w:hint="eastAsia"/>
          <w:sz w:val="24"/>
          <w:szCs w:val="24"/>
        </w:rPr>
        <w:t>不可抗力</w:t>
      </w:r>
    </w:p>
    <w:p w:rsidR="007A4C3E" w:rsidRDefault="00000000">
      <w:pPr>
        <w:pStyle w:val="af7"/>
        <w:widowControl/>
        <w:numPr>
          <w:ilvl w:val="0"/>
          <w:numId w:val="12"/>
        </w:numPr>
        <w:spacing w:after="200"/>
        <w:ind w:firstLineChars="0"/>
        <w:contextualSpacing/>
        <w:jc w:val="left"/>
        <w:rPr>
          <w:rFonts w:ascii="京东朗正体 玲珑" w:eastAsia="京东朗正体 玲珑" w:hAnsi="京东朗正体 玲珑" w:cs="Tahoma"/>
          <w:sz w:val="22"/>
          <w:szCs w:val="22"/>
        </w:rPr>
      </w:pPr>
      <w:r>
        <w:rPr>
          <w:rFonts w:ascii="京东朗正体 玲珑" w:eastAsia="京东朗正体 玲珑" w:hAnsi="京东朗正体 玲珑" w:cs="Tahoma" w:hint="eastAsia"/>
          <w:sz w:val="22"/>
          <w:szCs w:val="22"/>
        </w:rPr>
        <w:t>“不可抗力”是指协议签署时不能预见其发生和后果也是不能避免或克服的，在协议签订日期后出现的妨碍任何一方履约或部分履约的一切事件，该等事件包括地震、台风、水灾、火灾、战争、国际或国内运输中断、监管政策调整、政府或公众机构的禁止或类似行动、传染病以及任何其它不可预见、不能避免或不能克服的事件，包括一般国际商业惯例认可为不可抗力的事件。</w:t>
      </w:r>
    </w:p>
    <w:p w:rsidR="007A4C3E" w:rsidRDefault="00000000">
      <w:pPr>
        <w:pStyle w:val="af7"/>
        <w:widowControl/>
        <w:numPr>
          <w:ilvl w:val="0"/>
          <w:numId w:val="12"/>
        </w:numPr>
        <w:spacing w:after="200"/>
        <w:ind w:firstLineChars="0"/>
        <w:contextualSpacing/>
        <w:jc w:val="left"/>
        <w:rPr>
          <w:rFonts w:ascii="京东朗正体 玲珑" w:eastAsia="京东朗正体 玲珑" w:hAnsi="京东朗正体 玲珑" w:cs="Tahoma"/>
          <w:sz w:val="22"/>
          <w:szCs w:val="22"/>
        </w:rPr>
      </w:pPr>
      <w:r>
        <w:rPr>
          <w:rFonts w:ascii="京东朗正体 玲珑" w:eastAsia="京东朗正体 玲珑" w:hAnsi="京东朗正体 玲珑" w:cs="Tahoma" w:hint="eastAsia"/>
          <w:sz w:val="22"/>
          <w:szCs w:val="22"/>
        </w:rPr>
        <w:t>如果发生不可抗力事件，一方在协议项下受上述事件影响的义务在不可抗力引起的延误期内可以中止履行，并应自动延长，延长的时间与该中止期相同，无须为此支付任何违约金或赔偿。</w:t>
      </w:r>
    </w:p>
    <w:p w:rsidR="007A4C3E" w:rsidRDefault="00000000">
      <w:pPr>
        <w:pStyle w:val="af7"/>
        <w:widowControl/>
        <w:numPr>
          <w:ilvl w:val="0"/>
          <w:numId w:val="12"/>
        </w:numPr>
        <w:spacing w:after="200"/>
        <w:ind w:firstLineChars="0"/>
        <w:contextualSpacing/>
        <w:jc w:val="left"/>
        <w:rPr>
          <w:rFonts w:ascii="京东朗正体 玲珑" w:eastAsia="京东朗正体 玲珑" w:hAnsi="京东朗正体 玲珑" w:cs="Tahoma"/>
          <w:sz w:val="22"/>
          <w:szCs w:val="22"/>
        </w:rPr>
      </w:pPr>
      <w:r>
        <w:rPr>
          <w:rFonts w:ascii="京东朗正体 玲珑" w:eastAsia="京东朗正体 玲珑" w:hAnsi="京东朗正体 玲珑" w:cs="Tahoma" w:hint="eastAsia"/>
          <w:sz w:val="22"/>
          <w:szCs w:val="22"/>
        </w:rPr>
        <w:t>宣称不可抗力的一方应迅速书面通知另一方上述不可抗力的发生及其持续时间。宣称不可抗力的一方还应尽一切合理努力终止该不可抗力。</w:t>
      </w:r>
    </w:p>
    <w:p w:rsidR="007A4C3E" w:rsidRDefault="00000000">
      <w:pPr>
        <w:pStyle w:val="af7"/>
        <w:widowControl/>
        <w:numPr>
          <w:ilvl w:val="0"/>
          <w:numId w:val="12"/>
        </w:numPr>
        <w:spacing w:after="200"/>
        <w:ind w:firstLineChars="0"/>
        <w:contextualSpacing/>
        <w:jc w:val="left"/>
        <w:rPr>
          <w:rFonts w:ascii="京东朗正体 玲珑" w:eastAsia="京东朗正体 玲珑" w:hAnsi="京东朗正体 玲珑" w:cs="Tahoma"/>
          <w:sz w:val="22"/>
          <w:szCs w:val="22"/>
        </w:rPr>
      </w:pPr>
      <w:r>
        <w:rPr>
          <w:rFonts w:ascii="京东朗正体 玲珑" w:eastAsia="京东朗正体 玲珑" w:hAnsi="京东朗正体 玲珑" w:cs="Tahoma" w:hint="eastAsia"/>
          <w:sz w:val="22"/>
          <w:szCs w:val="22"/>
        </w:rPr>
        <w:t>发生不可抗力事件时，双方应立即互相协商以寻找一个公平的解决方法并尽一切合理的努力尽量减轻该不可抗力所造成的损失。</w:t>
      </w:r>
    </w:p>
    <w:p w:rsidR="007A4C3E" w:rsidRDefault="007A4C3E">
      <w:pPr>
        <w:pStyle w:val="af7"/>
        <w:widowControl/>
        <w:spacing w:after="200"/>
        <w:ind w:left="420" w:firstLineChars="0" w:firstLine="0"/>
        <w:contextualSpacing/>
        <w:jc w:val="left"/>
        <w:rPr>
          <w:rFonts w:ascii="京东朗正体 玲珑" w:eastAsia="京东朗正体 玲珑" w:hAnsi="京东朗正体 玲珑" w:cs="Tahoma"/>
          <w:sz w:val="22"/>
          <w:szCs w:val="22"/>
        </w:rPr>
      </w:pPr>
    </w:p>
    <w:p w:rsidR="007A4C3E" w:rsidRDefault="00000000">
      <w:pPr>
        <w:pStyle w:val="af"/>
        <w:numPr>
          <w:ilvl w:val="0"/>
          <w:numId w:val="1"/>
        </w:numPr>
        <w:spacing w:after="240"/>
        <w:contextualSpacing/>
        <w:jc w:val="left"/>
        <w:rPr>
          <w:rFonts w:ascii="京东朗正体 玲珑" w:eastAsia="京东朗正体 玲珑" w:hAnsi="京东朗正体 玲珑"/>
          <w:sz w:val="24"/>
          <w:szCs w:val="24"/>
        </w:rPr>
      </w:pPr>
      <w:r>
        <w:rPr>
          <w:rFonts w:ascii="京东朗正体 玲珑" w:eastAsia="京东朗正体 玲珑" w:hAnsi="京东朗正体 玲珑" w:hint="eastAsia"/>
          <w:sz w:val="24"/>
          <w:szCs w:val="24"/>
        </w:rPr>
        <w:t xml:space="preserve"> 独立缔约</w:t>
      </w:r>
    </w:p>
    <w:p w:rsidR="007A4C3E" w:rsidRDefault="00000000">
      <w:pPr>
        <w:pStyle w:val="af7"/>
        <w:numPr>
          <w:ilvl w:val="0"/>
          <w:numId w:val="13"/>
        </w:numPr>
        <w:ind w:firstLineChars="0"/>
        <w:rPr>
          <w:rFonts w:ascii="京东朗正体 玲珑" w:eastAsia="京东朗正体 玲珑" w:hAnsi="京东朗正体 玲珑"/>
        </w:rPr>
      </w:pPr>
      <w:r>
        <w:rPr>
          <w:rFonts w:ascii="京东朗正体 玲珑" w:eastAsia="京东朗正体 玲珑" w:hAnsi="京东朗正体 玲珑" w:hint="eastAsia"/>
        </w:rPr>
        <w:lastRenderedPageBreak/>
        <w:t xml:space="preserve">本合同中的任何内容均不得被视为在双方之间创设任何合资企业、合营企业，或代理关系，且如未经另一方的授权代表签署书面文件同意，任何一方均无权代表该另一方签署任何合同、使其受到法律约束，或代其举借债务、或以其他方式代表本合同另一方招致任何责任或义务。每一方均单独对其雇员和为其提供推广活动而使用的承包商的行为负责。 </w:t>
      </w:r>
    </w:p>
    <w:p w:rsidR="007A4C3E" w:rsidRDefault="00000000">
      <w:pPr>
        <w:pStyle w:val="af"/>
        <w:numPr>
          <w:ilvl w:val="0"/>
          <w:numId w:val="1"/>
        </w:numPr>
        <w:spacing w:after="240"/>
        <w:contextualSpacing/>
        <w:jc w:val="left"/>
        <w:rPr>
          <w:rFonts w:ascii="京东朗正体 玲珑" w:eastAsia="京东朗正体 玲珑" w:hAnsi="京东朗正体 玲珑"/>
          <w:sz w:val="24"/>
          <w:szCs w:val="24"/>
        </w:rPr>
      </w:pPr>
      <w:r>
        <w:rPr>
          <w:rFonts w:ascii="京东朗正体 玲珑" w:eastAsia="京东朗正体 玲珑" w:hAnsi="京东朗正体 玲珑" w:hint="eastAsia"/>
          <w:sz w:val="24"/>
          <w:szCs w:val="24"/>
        </w:rPr>
        <w:t>争议解决</w:t>
      </w:r>
    </w:p>
    <w:p w:rsidR="007A4C3E" w:rsidRDefault="00000000">
      <w:pPr>
        <w:pStyle w:val="af7"/>
        <w:numPr>
          <w:ilvl w:val="0"/>
          <w:numId w:val="14"/>
        </w:numPr>
        <w:ind w:firstLineChars="0"/>
        <w:rPr>
          <w:rFonts w:ascii="京东朗正体 玲珑" w:eastAsia="京东朗正体 玲珑" w:hAnsi="京东朗正体 玲珑"/>
        </w:rPr>
      </w:pPr>
      <w:r>
        <w:rPr>
          <w:rFonts w:ascii="京东朗正体 玲珑" w:eastAsia="京东朗正体 玲珑" w:hAnsi="京东朗正体 玲珑" w:hint="eastAsia"/>
        </w:rPr>
        <w:t>本合同的签订、生效、履行、争议的解决均适用中华人民共和国法律和法规。</w:t>
      </w:r>
    </w:p>
    <w:p w:rsidR="007A4C3E" w:rsidRDefault="00000000">
      <w:pPr>
        <w:pStyle w:val="af7"/>
        <w:numPr>
          <w:ilvl w:val="0"/>
          <w:numId w:val="14"/>
        </w:numPr>
        <w:ind w:firstLineChars="0"/>
        <w:rPr>
          <w:rFonts w:ascii="京东朗正体 玲珑" w:eastAsia="京东朗正体 玲珑" w:hAnsi="京东朗正体 玲珑"/>
        </w:rPr>
      </w:pPr>
      <w:r>
        <w:rPr>
          <w:rFonts w:ascii="京东朗正体 玲珑" w:eastAsia="京东朗正体 玲珑" w:hAnsi="京东朗正体 玲珑" w:hint="eastAsia"/>
        </w:rPr>
        <w:t>凡因本协议或执行本协议所引起的一切争议均应由甲乙双方通过友好协商的方式解决。协商不成时，任何一方可向甲方所在地有管辖权的人民法院提起诉讼。</w:t>
      </w:r>
    </w:p>
    <w:p w:rsidR="007A4C3E" w:rsidRDefault="00000000">
      <w:pPr>
        <w:pStyle w:val="af7"/>
        <w:numPr>
          <w:ilvl w:val="0"/>
          <w:numId w:val="14"/>
        </w:numPr>
        <w:ind w:firstLineChars="0"/>
        <w:rPr>
          <w:rFonts w:ascii="京东朗正体 玲珑" w:eastAsia="京东朗正体 玲珑" w:hAnsi="京东朗正体 玲珑"/>
        </w:rPr>
      </w:pPr>
      <w:r>
        <w:rPr>
          <w:rFonts w:ascii="京东朗正体 玲珑" w:eastAsia="京东朗正体 玲珑" w:hAnsi="京东朗正体 玲珑" w:hint="eastAsia"/>
        </w:rPr>
        <w:t>因争议解决所发生的合理费用，包括但不限于：诉讼费、公证见证费、鉴定费、律师费、相关人员差旅费等，根据过错情况，由过错责任方承担。在协商、调解和诉讼过程中，双方应继续履行本协议的各自义务，以保证项目的正常进行。</w:t>
      </w:r>
    </w:p>
    <w:p w:rsidR="007A4C3E" w:rsidRDefault="00000000">
      <w:pPr>
        <w:pStyle w:val="af"/>
        <w:numPr>
          <w:ilvl w:val="0"/>
          <w:numId w:val="1"/>
        </w:numPr>
        <w:spacing w:after="240"/>
        <w:contextualSpacing/>
        <w:jc w:val="left"/>
        <w:rPr>
          <w:rFonts w:ascii="京东朗正体 玲珑" w:eastAsia="京东朗正体 玲珑" w:hAnsi="京东朗正体 玲珑"/>
          <w:sz w:val="24"/>
          <w:szCs w:val="24"/>
        </w:rPr>
      </w:pPr>
      <w:r>
        <w:rPr>
          <w:rFonts w:ascii="京东朗正体 玲珑" w:eastAsia="京东朗正体 玲珑" w:hAnsi="京东朗正体 玲珑" w:hint="eastAsia"/>
          <w:sz w:val="24"/>
          <w:szCs w:val="24"/>
        </w:rPr>
        <w:t xml:space="preserve"> 其他</w:t>
      </w:r>
    </w:p>
    <w:p w:rsidR="007A4C3E" w:rsidRDefault="00000000">
      <w:pPr>
        <w:pStyle w:val="af7"/>
        <w:numPr>
          <w:ilvl w:val="0"/>
          <w:numId w:val="15"/>
        </w:numPr>
        <w:ind w:firstLineChars="0"/>
        <w:rPr>
          <w:rFonts w:ascii="京东朗正体 玲珑" w:eastAsia="京东朗正体 玲珑" w:hAnsi="京东朗正体 玲珑"/>
        </w:rPr>
      </w:pPr>
      <w:r>
        <w:rPr>
          <w:rFonts w:ascii="京东朗正体 玲珑" w:eastAsia="京东朗正体 玲珑" w:hAnsi="京东朗正体 玲珑" w:hint="eastAsia"/>
        </w:rPr>
        <w:t>如本协议中的任何条款完全或部分无效或不具有执行力，该无效或不具有执行力的部分将被最接近原条款意图的一项有效并可执行的条款所替代，且本协议其余条款仍应有效并且有约束力。</w:t>
      </w:r>
    </w:p>
    <w:p w:rsidR="007A4C3E" w:rsidRDefault="00000000">
      <w:pPr>
        <w:pStyle w:val="af7"/>
        <w:numPr>
          <w:ilvl w:val="0"/>
          <w:numId w:val="15"/>
        </w:numPr>
        <w:ind w:firstLineChars="0"/>
        <w:rPr>
          <w:rFonts w:ascii="京东朗正体 玲珑" w:eastAsia="京东朗正体 玲珑" w:hAnsi="京东朗正体 玲珑"/>
        </w:rPr>
      </w:pPr>
      <w:r>
        <w:rPr>
          <w:rFonts w:ascii="京东朗正体 玲珑" w:eastAsia="京东朗正体 玲珑" w:hAnsi="京东朗正体 玲珑" w:hint="eastAsia"/>
        </w:rPr>
        <w:t>双方均认可本协议全部条款是经双方平等协商所签订的，不存在任何格式协议、格式条款。</w:t>
      </w:r>
    </w:p>
    <w:p w:rsidR="007A4C3E" w:rsidRDefault="00000000">
      <w:pPr>
        <w:pStyle w:val="af7"/>
        <w:numPr>
          <w:ilvl w:val="0"/>
          <w:numId w:val="15"/>
        </w:numPr>
        <w:ind w:firstLineChars="0"/>
        <w:rPr>
          <w:rFonts w:ascii="京东朗正体 玲珑" w:eastAsia="京东朗正体 玲珑" w:hAnsi="京东朗正体 玲珑"/>
        </w:rPr>
      </w:pPr>
      <w:r>
        <w:rPr>
          <w:rFonts w:ascii="京东朗正体 玲珑" w:eastAsia="京东朗正体 玲珑" w:hAnsi="京东朗正体 玲珑" w:hint="eastAsia"/>
        </w:rPr>
        <w:t>完整性和优先性。</w:t>
      </w:r>
    </w:p>
    <w:p w:rsidR="007A4C3E" w:rsidRDefault="00000000">
      <w:pPr>
        <w:pStyle w:val="af7"/>
        <w:numPr>
          <w:ilvl w:val="0"/>
          <w:numId w:val="15"/>
        </w:numPr>
        <w:ind w:firstLineChars="0"/>
        <w:rPr>
          <w:rFonts w:ascii="京东朗正体 玲珑" w:eastAsia="京东朗正体 玲珑" w:hAnsi="京东朗正体 玲珑"/>
        </w:rPr>
      </w:pPr>
      <w:r>
        <w:rPr>
          <w:rFonts w:ascii="京东朗正体 玲珑" w:eastAsia="京东朗正体 玲珑" w:hAnsi="京东朗正体 玲珑" w:hint="eastAsia"/>
        </w:rPr>
        <w:t>本协议反映并构成了双方就本协议标的达成的全部协议，取代之前所有口头及书面的惯例、意向、声明、承诺及协议。</w:t>
      </w:r>
    </w:p>
    <w:p w:rsidR="007A4C3E" w:rsidRDefault="00000000">
      <w:pPr>
        <w:pStyle w:val="af7"/>
        <w:numPr>
          <w:ilvl w:val="0"/>
          <w:numId w:val="15"/>
        </w:numPr>
        <w:ind w:firstLineChars="0"/>
        <w:rPr>
          <w:rFonts w:ascii="京东朗正体 玲珑" w:eastAsia="京东朗正体 玲珑" w:hAnsi="京东朗正体 玲珑"/>
        </w:rPr>
      </w:pPr>
      <w:r>
        <w:rPr>
          <w:rFonts w:ascii="京东朗正体 玲珑" w:eastAsia="京东朗正体 玲珑" w:hAnsi="京东朗正体 玲珑" w:hint="eastAsia"/>
        </w:rPr>
        <w:t>本协议项下标题仅为方便阅读所设，并不影响本协议项下任何部分的含义或解释。</w:t>
      </w:r>
    </w:p>
    <w:p w:rsidR="007A4C3E" w:rsidRDefault="00000000">
      <w:pPr>
        <w:pStyle w:val="af7"/>
        <w:numPr>
          <w:ilvl w:val="0"/>
          <w:numId w:val="15"/>
        </w:numPr>
        <w:ind w:firstLineChars="0"/>
        <w:rPr>
          <w:rFonts w:ascii="京东朗正体 玲珑" w:eastAsia="京东朗正体 玲珑" w:hAnsi="京东朗正体 玲珑"/>
        </w:rPr>
      </w:pPr>
      <w:r>
        <w:rPr>
          <w:rFonts w:ascii="京东朗正体 玲珑" w:eastAsia="京东朗正体 玲珑" w:hAnsi="京东朗正体 玲珑" w:hint="eastAsia"/>
        </w:rPr>
        <w:t>本协议签署后，双方根据本协议签署的各附件为本协议的组成部分，具有同 等法律效力。</w:t>
      </w:r>
    </w:p>
    <w:p w:rsidR="007A4C3E" w:rsidRDefault="00000000">
      <w:pPr>
        <w:pStyle w:val="af7"/>
        <w:numPr>
          <w:ilvl w:val="0"/>
          <w:numId w:val="15"/>
        </w:numPr>
        <w:ind w:firstLineChars="0"/>
        <w:rPr>
          <w:rFonts w:ascii="京东朗正体 玲珑" w:eastAsia="京东朗正体 玲珑" w:hAnsi="京东朗正体 玲珑"/>
        </w:rPr>
      </w:pPr>
      <w:r>
        <w:rPr>
          <w:rFonts w:ascii="京东朗正体 玲珑" w:eastAsia="京东朗正体 玲珑" w:hAnsi="京东朗正体 玲珑" w:hint="eastAsia"/>
        </w:rPr>
        <w:t>本协议如有未尽事宜或需修改，双方应协商签订补充协议。</w:t>
      </w:r>
    </w:p>
    <w:p w:rsidR="007A4C3E" w:rsidRDefault="00000000">
      <w:pPr>
        <w:pStyle w:val="af7"/>
        <w:numPr>
          <w:ilvl w:val="0"/>
          <w:numId w:val="15"/>
        </w:numPr>
        <w:ind w:firstLineChars="0"/>
        <w:rPr>
          <w:rFonts w:ascii="京东朗正体 玲珑" w:eastAsia="京东朗正体 玲珑" w:hAnsi="京东朗正体 玲珑"/>
        </w:rPr>
      </w:pPr>
      <w:r>
        <w:rPr>
          <w:rFonts w:ascii="京东朗正体 玲珑" w:eastAsia="京东朗正体 玲珑" w:hAnsi="京东朗正体 玲珑" w:hint="eastAsia"/>
        </w:rPr>
        <w:t>本协议附件为本协议的有效组成部分，与本协议具有同等法律效力。</w:t>
      </w:r>
    </w:p>
    <w:p w:rsidR="007A4C3E" w:rsidRDefault="00000000">
      <w:pPr>
        <w:pStyle w:val="af7"/>
        <w:numPr>
          <w:ilvl w:val="0"/>
          <w:numId w:val="15"/>
        </w:numPr>
        <w:ind w:firstLineChars="0"/>
        <w:rPr>
          <w:rFonts w:ascii="京东朗正体 玲珑" w:eastAsia="京东朗正体 玲珑" w:hAnsi="京东朗正体 玲珑"/>
        </w:rPr>
      </w:pPr>
      <w:r>
        <w:rPr>
          <w:rFonts w:ascii="京东朗正体 玲珑" w:eastAsia="京东朗正体 玲珑" w:hAnsi="京东朗正体 玲珑" w:hint="eastAsia"/>
        </w:rPr>
        <w:t>本协议一式贰份，双方各执壹份，均具有同等法律效力。如双方使用第三方电子认证服务公司提供的电子签章方式签署电子协议，则双方均可以下载保存，电子协议文档不可被篡改，且具有法律约束力。</w:t>
      </w:r>
    </w:p>
    <w:p w:rsidR="007A4C3E" w:rsidRDefault="00000000">
      <w:pPr>
        <w:jc w:val="center"/>
        <w:rPr>
          <w:rFonts w:ascii="京东朗正体 玲珑" w:eastAsia="京东朗正体 玲珑" w:hAnsi="京东朗正体 玲珑"/>
        </w:rPr>
      </w:pPr>
      <w:r>
        <w:rPr>
          <w:rFonts w:ascii="京东朗正体 玲珑" w:eastAsia="京东朗正体 玲珑" w:hAnsi="京东朗正体 玲珑" w:hint="eastAsia"/>
        </w:rPr>
        <w:t>（本行以下无正文）</w:t>
      </w:r>
    </w:p>
    <w:p w:rsidR="007A4C3E" w:rsidRDefault="007A4C3E">
      <w:pPr>
        <w:rPr>
          <w:rFonts w:ascii="京东朗正体 玲珑" w:eastAsia="京东朗正体 玲珑" w:hAnsi="京东朗正体 玲珑"/>
        </w:rPr>
      </w:pPr>
    </w:p>
    <w:p w:rsidR="007A4C3E" w:rsidRDefault="00000000">
      <w:pPr>
        <w:rPr>
          <w:rFonts w:ascii="京东朗正体 玲珑" w:eastAsia="京东朗正体 玲珑" w:hAnsi="京东朗正体 玲珑"/>
          <w:shd w:val="clear" w:color="auto" w:fill="FFFF00"/>
        </w:rPr>
      </w:pPr>
      <w:r>
        <w:rPr>
          <w:rFonts w:ascii="京东朗正体 玲珑" w:eastAsia="京东朗正体 玲珑" w:hAnsi="京东朗正体 玲珑" w:hint="eastAsia"/>
        </w:rPr>
        <w:t>甲方：</w:t>
      </w:r>
      <w:r>
        <w:rPr>
          <w:rFonts w:ascii="京东朗正体 玲珑" w:eastAsia="京东朗正体 玲珑" w:hAnsi="京东朗正体 玲珑" w:cs="Tahoma" w:hint="eastAsia"/>
          <w:sz w:val="22"/>
        </w:rPr>
        <w:t>京东科技控股股份有限公司</w:t>
      </w:r>
      <w:r>
        <w:rPr>
          <w:rFonts w:ascii="京东朗正体 玲珑" w:eastAsia="京东朗正体 玲珑" w:hAnsi="京东朗正体 玲珑"/>
        </w:rPr>
        <w:tab/>
      </w:r>
      <w:r>
        <w:rPr>
          <w:rFonts w:ascii="京东朗正体 玲珑" w:eastAsia="京东朗正体 玲珑" w:hAnsi="京东朗正体 玲珑"/>
        </w:rPr>
        <w:tab/>
      </w:r>
      <w:r>
        <w:rPr>
          <w:rFonts w:ascii="京东朗正体 玲珑" w:eastAsia="京东朗正体 玲珑" w:hAnsi="京东朗正体 玲珑"/>
        </w:rPr>
        <w:tab/>
      </w:r>
      <w:r>
        <w:rPr>
          <w:rFonts w:ascii="京东朗正体 玲珑" w:eastAsia="京东朗正体 玲珑" w:hAnsi="京东朗正体 玲珑"/>
        </w:rPr>
        <w:tab/>
      </w:r>
      <w:r>
        <w:rPr>
          <w:rFonts w:ascii="京东朗正体 玲珑" w:eastAsia="京东朗正体 玲珑" w:hAnsi="京东朗正体 玲珑" w:hint="eastAsia"/>
          <w:shd w:val="clear" w:color="auto" w:fill="FFFF00"/>
        </w:rPr>
        <w:t>乙方：</w:t>
      </w:r>
    </w:p>
    <w:p w:rsidR="007A4C3E" w:rsidRDefault="007A4C3E">
      <w:pPr>
        <w:rPr>
          <w:rFonts w:ascii="京东朗正体 玲珑" w:eastAsia="京东朗正体 玲珑" w:hAnsi="京东朗正体 玲珑"/>
        </w:rPr>
      </w:pPr>
    </w:p>
    <w:p w:rsidR="007A4C3E" w:rsidRDefault="00000000">
      <w:pPr>
        <w:ind w:firstLineChars="300" w:firstLine="630"/>
        <w:rPr>
          <w:rFonts w:ascii="京东朗正体 玲珑" w:eastAsia="京东朗正体 玲珑" w:hAnsi="京东朗正体 玲珑"/>
        </w:rPr>
      </w:pPr>
      <w:r>
        <w:rPr>
          <w:rFonts w:ascii="京东朗正体 玲珑" w:eastAsia="京东朗正体 玲珑" w:hAnsi="京东朗正体 玲珑" w:hint="eastAsia"/>
        </w:rPr>
        <w:t>（甲方盖章）</w:t>
      </w:r>
      <w:r>
        <w:rPr>
          <w:rFonts w:ascii="京东朗正体 玲珑" w:eastAsia="京东朗正体 玲珑" w:hAnsi="京东朗正体 玲珑"/>
        </w:rPr>
        <w:tab/>
      </w:r>
      <w:r>
        <w:rPr>
          <w:rFonts w:ascii="京东朗正体 玲珑" w:eastAsia="京东朗正体 玲珑" w:hAnsi="京东朗正体 玲珑"/>
        </w:rPr>
        <w:tab/>
      </w:r>
      <w:r>
        <w:rPr>
          <w:rFonts w:ascii="京东朗正体 玲珑" w:eastAsia="京东朗正体 玲珑" w:hAnsi="京东朗正体 玲珑"/>
        </w:rPr>
        <w:tab/>
      </w:r>
      <w:r>
        <w:rPr>
          <w:rFonts w:ascii="京东朗正体 玲珑" w:eastAsia="京东朗正体 玲珑" w:hAnsi="京东朗正体 玲珑"/>
        </w:rPr>
        <w:tab/>
      </w:r>
      <w:r>
        <w:rPr>
          <w:rFonts w:ascii="京东朗正体 玲珑" w:eastAsia="京东朗正体 玲珑" w:hAnsi="京东朗正体 玲珑"/>
        </w:rPr>
        <w:tab/>
      </w:r>
      <w:r>
        <w:rPr>
          <w:rFonts w:ascii="京东朗正体 玲珑" w:eastAsia="京东朗正体 玲珑" w:hAnsi="京东朗正体 玲珑"/>
        </w:rPr>
        <w:tab/>
      </w:r>
      <w:r>
        <w:rPr>
          <w:rFonts w:ascii="京东朗正体 玲珑" w:eastAsia="京东朗正体 玲珑" w:hAnsi="京东朗正体 玲珑"/>
        </w:rPr>
        <w:tab/>
      </w:r>
      <w:r>
        <w:rPr>
          <w:rFonts w:ascii="京东朗正体 玲珑" w:eastAsia="京东朗正体 玲珑" w:hAnsi="京东朗正体 玲珑"/>
        </w:rPr>
        <w:tab/>
        <w:t xml:space="preserve">   </w:t>
      </w:r>
      <w:r>
        <w:rPr>
          <w:rFonts w:ascii="京东朗正体 玲珑" w:eastAsia="京东朗正体 玲珑" w:hAnsi="京东朗正体 玲珑" w:hint="eastAsia"/>
        </w:rPr>
        <w:t>（乙方盖章）</w:t>
      </w:r>
    </w:p>
    <w:p w:rsidR="007A4C3E" w:rsidRDefault="007A4C3E">
      <w:pPr>
        <w:rPr>
          <w:rFonts w:ascii="京东朗正体 玲珑" w:eastAsia="京东朗正体 玲珑" w:hAnsi="京东朗正体 玲珑"/>
        </w:rPr>
      </w:pPr>
    </w:p>
    <w:p w:rsidR="007A4C3E" w:rsidRDefault="00000000">
      <w:pPr>
        <w:rPr>
          <w:rFonts w:ascii="京东朗正体 玲珑" w:eastAsia="京东朗正体 玲珑" w:hAnsi="京东朗正体 玲珑"/>
        </w:rPr>
      </w:pPr>
      <w:r>
        <w:rPr>
          <w:rFonts w:ascii="京东朗正体 玲珑" w:eastAsia="京东朗正体 玲珑" w:hAnsi="京东朗正体 玲珑" w:hint="eastAsia"/>
        </w:rPr>
        <w:t>签署日期：</w:t>
      </w:r>
      <w:r>
        <w:rPr>
          <w:rFonts w:ascii="京东朗正体 玲珑" w:eastAsia="京东朗正体 玲珑" w:hAnsi="京东朗正体 玲珑"/>
        </w:rPr>
        <w:tab/>
      </w:r>
      <w:r>
        <w:rPr>
          <w:rFonts w:ascii="京东朗正体 玲珑" w:eastAsia="京东朗正体 玲珑" w:hAnsi="京东朗正体 玲珑"/>
        </w:rPr>
        <w:tab/>
      </w:r>
      <w:r>
        <w:rPr>
          <w:rFonts w:ascii="京东朗正体 玲珑" w:eastAsia="京东朗正体 玲珑" w:hAnsi="京东朗正体 玲珑" w:hint="eastAsia"/>
        </w:rPr>
        <w:t>年</w:t>
      </w:r>
      <w:r>
        <w:rPr>
          <w:rFonts w:ascii="京东朗正体 玲珑" w:eastAsia="京东朗正体 玲珑" w:hAnsi="京东朗正体 玲珑"/>
        </w:rPr>
        <w:tab/>
      </w:r>
      <w:r>
        <w:rPr>
          <w:rFonts w:ascii="京东朗正体 玲珑" w:eastAsia="京东朗正体 玲珑" w:hAnsi="京东朗正体 玲珑" w:hint="eastAsia"/>
        </w:rPr>
        <w:t>月</w:t>
      </w:r>
      <w:r>
        <w:rPr>
          <w:rFonts w:ascii="京东朗正体 玲珑" w:eastAsia="京东朗正体 玲珑" w:hAnsi="京东朗正体 玲珑"/>
        </w:rPr>
        <w:tab/>
      </w:r>
      <w:r>
        <w:rPr>
          <w:rFonts w:ascii="京东朗正体 玲珑" w:eastAsia="京东朗正体 玲珑" w:hAnsi="京东朗正体 玲珑" w:hint="eastAsia"/>
        </w:rPr>
        <w:t>日</w:t>
      </w:r>
      <w:r>
        <w:rPr>
          <w:rFonts w:ascii="京东朗正体 玲珑" w:eastAsia="京东朗正体 玲珑" w:hAnsi="京东朗正体 玲珑"/>
        </w:rPr>
        <w:t xml:space="preserve">                           </w:t>
      </w:r>
      <w:r>
        <w:rPr>
          <w:rFonts w:ascii="京东朗正体 玲珑" w:eastAsia="京东朗正体 玲珑" w:hAnsi="京东朗正体 玲珑" w:hint="eastAsia"/>
        </w:rPr>
        <w:t>签署日期：</w:t>
      </w:r>
      <w:r>
        <w:rPr>
          <w:rFonts w:ascii="京东朗正体 玲珑" w:eastAsia="京东朗正体 玲珑" w:hAnsi="京东朗正体 玲珑"/>
        </w:rPr>
        <w:tab/>
      </w:r>
      <w:r>
        <w:rPr>
          <w:rFonts w:ascii="京东朗正体 玲珑" w:eastAsia="京东朗正体 玲珑" w:hAnsi="京东朗正体 玲珑"/>
        </w:rPr>
        <w:tab/>
      </w:r>
      <w:r>
        <w:rPr>
          <w:rFonts w:ascii="京东朗正体 玲珑" w:eastAsia="京东朗正体 玲珑" w:hAnsi="京东朗正体 玲珑" w:hint="eastAsia"/>
        </w:rPr>
        <w:t>年</w:t>
      </w:r>
      <w:r>
        <w:rPr>
          <w:rFonts w:ascii="京东朗正体 玲珑" w:eastAsia="京东朗正体 玲珑" w:hAnsi="京东朗正体 玲珑"/>
        </w:rPr>
        <w:tab/>
      </w:r>
      <w:r>
        <w:rPr>
          <w:rFonts w:ascii="京东朗正体 玲珑" w:eastAsia="京东朗正体 玲珑" w:hAnsi="京东朗正体 玲珑" w:hint="eastAsia"/>
        </w:rPr>
        <w:t>月</w:t>
      </w:r>
      <w:r>
        <w:rPr>
          <w:rFonts w:ascii="京东朗正体 玲珑" w:eastAsia="京东朗正体 玲珑" w:hAnsi="京东朗正体 玲珑"/>
        </w:rPr>
        <w:tab/>
      </w:r>
      <w:r>
        <w:rPr>
          <w:rFonts w:ascii="京东朗正体 玲珑" w:eastAsia="京东朗正体 玲珑" w:hAnsi="京东朗正体 玲珑" w:hint="eastAsia"/>
        </w:rPr>
        <w:t>日</w:t>
      </w:r>
    </w:p>
    <w:p w:rsidR="007A4C3E" w:rsidRDefault="00000000">
      <w:pPr>
        <w:pStyle w:val="af7"/>
        <w:ind w:left="425" w:firstLineChars="0" w:firstLine="0"/>
        <w:contextualSpacing/>
        <w:rPr>
          <w:rFonts w:ascii="京东朗正体 玲珑" w:eastAsia="京东朗正体 玲珑" w:hAnsi="京东朗正体 玲珑"/>
        </w:rPr>
      </w:pPr>
      <w:r>
        <w:rPr>
          <w:rFonts w:ascii="京东朗正体 玲珑" w:eastAsia="京东朗正体 玲珑" w:hAnsi="京东朗正体 玲珑"/>
        </w:rPr>
        <w:br w:type="page"/>
      </w:r>
    </w:p>
    <w:p w:rsidR="007A4C3E" w:rsidRDefault="00000000">
      <w:pPr>
        <w:widowControl/>
        <w:jc w:val="left"/>
        <w:rPr>
          <w:rFonts w:ascii="京东朗正体 玲珑" w:eastAsia="京东朗正体 玲珑" w:hAnsi="京东朗正体 玲珑"/>
        </w:rPr>
      </w:pPr>
      <w:r>
        <w:rPr>
          <w:rFonts w:ascii="京东朗正体 玲珑" w:eastAsia="京东朗正体 玲珑" w:hAnsi="京东朗正体 玲珑" w:hint="eastAsia"/>
        </w:rPr>
        <w:lastRenderedPageBreak/>
        <w:t>附件一 《服务内容及要求》</w:t>
      </w:r>
    </w:p>
    <w:p w:rsidR="007A4C3E" w:rsidRDefault="00000000">
      <w:pPr>
        <w:widowControl/>
        <w:spacing w:after="200"/>
        <w:contextualSpacing/>
        <w:jc w:val="left"/>
        <w:rPr>
          <w:rFonts w:ascii="京东朗正体 玲珑" w:eastAsia="京东朗正体 玲珑" w:hAnsi="京东朗正体 玲珑" w:cs="Tahoma"/>
          <w:sz w:val="22"/>
        </w:rPr>
      </w:pPr>
      <w:r>
        <w:rPr>
          <w:rFonts w:ascii="京东朗正体 玲珑" w:eastAsia="京东朗正体 玲珑" w:hAnsi="京东朗正体 玲珑" w:hint="eastAsia"/>
        </w:rPr>
        <w:t>附件二 《结算规则》</w:t>
      </w:r>
    </w:p>
    <w:p w:rsidR="007A4C3E" w:rsidRDefault="00000000">
      <w:pPr>
        <w:rPr>
          <w:rFonts w:ascii="京东朗正体 玲珑" w:eastAsia="京东朗正体 玲珑" w:hAnsi="京东朗正体 玲珑"/>
        </w:rPr>
      </w:pPr>
      <w:r>
        <w:rPr>
          <w:rFonts w:ascii="京东朗正体 玲珑" w:eastAsia="京东朗正体 玲珑" w:hAnsi="京东朗正体 玲珑" w:hint="eastAsia"/>
        </w:rPr>
        <w:t>附件三 《反商业贿赂协议》</w:t>
      </w:r>
    </w:p>
    <w:p w:rsidR="007A4C3E" w:rsidRDefault="00000000">
      <w:pPr>
        <w:rPr>
          <w:rFonts w:ascii="京东朗正体 玲珑" w:eastAsia="京东朗正体 玲珑" w:hAnsi="京东朗正体 玲珑"/>
        </w:rPr>
      </w:pPr>
      <w:r>
        <w:rPr>
          <w:rFonts w:ascii="京东朗正体 玲珑" w:eastAsia="京东朗正体 玲珑" w:hAnsi="京东朗正体 玲珑" w:hint="eastAsia"/>
        </w:rPr>
        <w:t>附件四 《保密协议》</w:t>
      </w:r>
    </w:p>
    <w:p w:rsidR="007A4C3E" w:rsidRDefault="00000000">
      <w:pPr>
        <w:rPr>
          <w:rFonts w:ascii="京东朗正体 玲珑" w:eastAsia="京东朗正体 玲珑" w:hAnsi="京东朗正体 玲珑"/>
        </w:rPr>
      </w:pPr>
      <w:r>
        <w:rPr>
          <w:rFonts w:ascii="京东朗正体 玲珑" w:eastAsia="京东朗正体 玲珑" w:hAnsi="京东朗正体 玲珑" w:hint="eastAsia"/>
        </w:rPr>
        <w:t>附件五 《</w:t>
      </w:r>
      <w:r>
        <w:rPr>
          <w:rFonts w:ascii="京东朗正体 玲珑" w:eastAsia="京东朗正体 玲珑" w:hAnsi="京东朗正体 玲珑" w:hint="eastAsia"/>
          <w:szCs w:val="21"/>
        </w:rPr>
        <w:t>企业微信账号管理办法</w:t>
      </w:r>
      <w:r>
        <w:rPr>
          <w:rFonts w:ascii="京东朗正体 玲珑" w:eastAsia="京东朗正体 玲珑" w:hAnsi="京东朗正体 玲珑" w:hint="eastAsia"/>
        </w:rPr>
        <w:t>》</w:t>
      </w:r>
    </w:p>
    <w:p w:rsidR="007A4C3E" w:rsidRDefault="007A4C3E">
      <w:pPr>
        <w:pStyle w:val="af"/>
        <w:jc w:val="left"/>
        <w:rPr>
          <w:rFonts w:ascii="京东朗正体 玲珑" w:eastAsia="京东朗正体 玲珑" w:hAnsi="京东朗正体 玲珑"/>
          <w:b w:val="0"/>
          <w:sz w:val="21"/>
          <w:szCs w:val="21"/>
        </w:rPr>
      </w:pPr>
    </w:p>
    <w:p w:rsidR="007A4C3E" w:rsidRDefault="007A4C3E">
      <w:pPr>
        <w:pStyle w:val="af"/>
        <w:jc w:val="left"/>
        <w:rPr>
          <w:rFonts w:ascii="京东朗正体 玲珑" w:eastAsia="京东朗正体 玲珑" w:hAnsi="京东朗正体 玲珑"/>
          <w:b w:val="0"/>
          <w:sz w:val="21"/>
          <w:szCs w:val="21"/>
        </w:rPr>
      </w:pPr>
    </w:p>
    <w:p w:rsidR="007A4C3E" w:rsidRDefault="007A4C3E">
      <w:pPr>
        <w:pStyle w:val="af"/>
        <w:jc w:val="left"/>
        <w:rPr>
          <w:rFonts w:ascii="京东朗正体 玲珑" w:eastAsia="京东朗正体 玲珑" w:hAnsi="京东朗正体 玲珑"/>
          <w:b w:val="0"/>
          <w:sz w:val="21"/>
          <w:szCs w:val="21"/>
        </w:rPr>
      </w:pPr>
    </w:p>
    <w:p w:rsidR="007A4C3E" w:rsidRDefault="007A4C3E">
      <w:pPr>
        <w:pStyle w:val="af"/>
        <w:jc w:val="left"/>
        <w:rPr>
          <w:rFonts w:ascii="京东朗正体 玲珑" w:eastAsia="京东朗正体 玲珑" w:hAnsi="京东朗正体 玲珑"/>
          <w:b w:val="0"/>
          <w:sz w:val="21"/>
          <w:szCs w:val="21"/>
        </w:rPr>
      </w:pPr>
    </w:p>
    <w:p w:rsidR="007A4C3E" w:rsidRDefault="007A4C3E">
      <w:pPr>
        <w:pStyle w:val="af"/>
        <w:jc w:val="left"/>
        <w:rPr>
          <w:rFonts w:ascii="京东朗正体 玲珑" w:eastAsia="京东朗正体 玲珑" w:hAnsi="京东朗正体 玲珑"/>
          <w:b w:val="0"/>
          <w:sz w:val="21"/>
          <w:szCs w:val="21"/>
        </w:rPr>
      </w:pPr>
    </w:p>
    <w:p w:rsidR="007A4C3E" w:rsidRDefault="007A4C3E">
      <w:pPr>
        <w:pStyle w:val="af"/>
        <w:jc w:val="left"/>
        <w:rPr>
          <w:rFonts w:ascii="京东朗正体 玲珑" w:eastAsia="京东朗正体 玲珑" w:hAnsi="京东朗正体 玲珑"/>
          <w:b w:val="0"/>
          <w:sz w:val="21"/>
          <w:szCs w:val="21"/>
        </w:rPr>
      </w:pPr>
    </w:p>
    <w:p w:rsidR="007A4C3E" w:rsidRDefault="007A4C3E">
      <w:pPr>
        <w:pStyle w:val="af"/>
        <w:jc w:val="left"/>
        <w:rPr>
          <w:rFonts w:ascii="京东朗正体 玲珑" w:eastAsia="京东朗正体 玲珑" w:hAnsi="京东朗正体 玲珑"/>
          <w:b w:val="0"/>
          <w:sz w:val="21"/>
          <w:szCs w:val="21"/>
        </w:rPr>
      </w:pPr>
    </w:p>
    <w:p w:rsidR="007A4C3E" w:rsidRDefault="007A4C3E">
      <w:pPr>
        <w:pStyle w:val="af"/>
        <w:jc w:val="left"/>
        <w:rPr>
          <w:rFonts w:ascii="京东朗正体 玲珑" w:eastAsia="京东朗正体 玲珑" w:hAnsi="京东朗正体 玲珑"/>
          <w:b w:val="0"/>
          <w:sz w:val="21"/>
          <w:szCs w:val="21"/>
        </w:rPr>
      </w:pPr>
    </w:p>
    <w:p w:rsidR="007A4C3E" w:rsidRDefault="007A4C3E">
      <w:pPr>
        <w:pStyle w:val="af"/>
        <w:jc w:val="left"/>
        <w:rPr>
          <w:rFonts w:ascii="京东朗正体 玲珑" w:eastAsia="京东朗正体 玲珑" w:hAnsi="京东朗正体 玲珑"/>
          <w:b w:val="0"/>
          <w:sz w:val="21"/>
          <w:szCs w:val="21"/>
        </w:rPr>
      </w:pPr>
    </w:p>
    <w:p w:rsidR="007A4C3E" w:rsidRDefault="007A4C3E">
      <w:pPr>
        <w:pStyle w:val="af"/>
        <w:jc w:val="left"/>
        <w:rPr>
          <w:rFonts w:ascii="京东朗正体 玲珑" w:eastAsia="京东朗正体 玲珑" w:hAnsi="京东朗正体 玲珑"/>
          <w:b w:val="0"/>
          <w:sz w:val="21"/>
          <w:szCs w:val="21"/>
        </w:rPr>
      </w:pPr>
    </w:p>
    <w:p w:rsidR="007A4C3E" w:rsidRDefault="007A4C3E">
      <w:pPr>
        <w:pStyle w:val="af"/>
        <w:jc w:val="left"/>
        <w:rPr>
          <w:rFonts w:ascii="京东朗正体 玲珑" w:eastAsia="京东朗正体 玲珑" w:hAnsi="京东朗正体 玲珑"/>
          <w:b w:val="0"/>
          <w:sz w:val="21"/>
          <w:szCs w:val="21"/>
        </w:rPr>
      </w:pPr>
    </w:p>
    <w:p w:rsidR="007A4C3E" w:rsidRDefault="007A4C3E">
      <w:pPr>
        <w:pStyle w:val="af"/>
        <w:jc w:val="left"/>
        <w:rPr>
          <w:rFonts w:ascii="京东朗正体 玲珑" w:eastAsia="京东朗正体 玲珑" w:hAnsi="京东朗正体 玲珑"/>
          <w:b w:val="0"/>
          <w:sz w:val="21"/>
          <w:szCs w:val="21"/>
        </w:rPr>
      </w:pPr>
    </w:p>
    <w:p w:rsidR="007A4C3E" w:rsidRDefault="007A4C3E">
      <w:pPr>
        <w:pStyle w:val="af"/>
        <w:jc w:val="left"/>
        <w:rPr>
          <w:rFonts w:ascii="京东朗正体 玲珑" w:eastAsia="京东朗正体 玲珑" w:hAnsi="京东朗正体 玲珑"/>
          <w:b w:val="0"/>
          <w:sz w:val="21"/>
          <w:szCs w:val="21"/>
        </w:rPr>
      </w:pPr>
    </w:p>
    <w:p w:rsidR="007A4C3E" w:rsidRDefault="007A4C3E">
      <w:pPr>
        <w:pStyle w:val="af"/>
        <w:jc w:val="left"/>
        <w:rPr>
          <w:rFonts w:ascii="京东朗正体 玲珑" w:eastAsia="京东朗正体 玲珑" w:hAnsi="京东朗正体 玲珑"/>
          <w:b w:val="0"/>
          <w:sz w:val="21"/>
          <w:szCs w:val="21"/>
        </w:rPr>
      </w:pPr>
    </w:p>
    <w:p w:rsidR="007A4C3E" w:rsidRDefault="007A4C3E">
      <w:pPr>
        <w:pStyle w:val="af"/>
        <w:jc w:val="left"/>
        <w:rPr>
          <w:rFonts w:ascii="京东朗正体 玲珑" w:eastAsia="京东朗正体 玲珑" w:hAnsi="京东朗正体 玲珑"/>
          <w:b w:val="0"/>
          <w:sz w:val="21"/>
          <w:szCs w:val="21"/>
        </w:rPr>
      </w:pPr>
    </w:p>
    <w:p w:rsidR="007A4C3E" w:rsidRDefault="007A4C3E">
      <w:pPr>
        <w:pStyle w:val="af"/>
        <w:jc w:val="left"/>
        <w:rPr>
          <w:rFonts w:ascii="京东朗正体 玲珑" w:eastAsia="京东朗正体 玲珑" w:hAnsi="京东朗正体 玲珑"/>
          <w:b w:val="0"/>
          <w:sz w:val="21"/>
          <w:szCs w:val="21"/>
        </w:rPr>
      </w:pPr>
    </w:p>
    <w:p w:rsidR="007A4C3E" w:rsidRDefault="007A4C3E">
      <w:pPr>
        <w:pStyle w:val="af"/>
        <w:jc w:val="left"/>
        <w:rPr>
          <w:rFonts w:ascii="京东朗正体 玲珑" w:eastAsia="京东朗正体 玲珑" w:hAnsi="京东朗正体 玲珑"/>
          <w:b w:val="0"/>
          <w:sz w:val="21"/>
          <w:szCs w:val="21"/>
        </w:rPr>
      </w:pPr>
    </w:p>
    <w:p w:rsidR="007A4C3E" w:rsidRDefault="007A4C3E">
      <w:pPr>
        <w:pStyle w:val="af"/>
        <w:jc w:val="left"/>
        <w:rPr>
          <w:rFonts w:ascii="京东朗正体 玲珑" w:eastAsia="京东朗正体 玲珑" w:hAnsi="京东朗正体 玲珑"/>
          <w:b w:val="0"/>
          <w:sz w:val="21"/>
          <w:szCs w:val="21"/>
        </w:rPr>
      </w:pPr>
    </w:p>
    <w:p w:rsidR="007A4C3E" w:rsidRDefault="007A4C3E">
      <w:pPr>
        <w:pStyle w:val="af"/>
        <w:jc w:val="left"/>
        <w:rPr>
          <w:rFonts w:ascii="京东朗正体 玲珑" w:eastAsia="京东朗正体 玲珑" w:hAnsi="京东朗正体 玲珑"/>
          <w:b w:val="0"/>
          <w:sz w:val="21"/>
          <w:szCs w:val="21"/>
        </w:rPr>
      </w:pPr>
    </w:p>
    <w:p w:rsidR="007A4C3E" w:rsidRDefault="007A4C3E">
      <w:pPr>
        <w:pStyle w:val="af"/>
        <w:jc w:val="left"/>
        <w:rPr>
          <w:rFonts w:ascii="京东朗正体 玲珑" w:eastAsia="京东朗正体 玲珑" w:hAnsi="京东朗正体 玲珑"/>
          <w:b w:val="0"/>
          <w:sz w:val="21"/>
          <w:szCs w:val="21"/>
        </w:rPr>
      </w:pPr>
    </w:p>
    <w:p w:rsidR="007A4C3E" w:rsidRDefault="007A4C3E">
      <w:pPr>
        <w:pStyle w:val="af"/>
        <w:jc w:val="left"/>
        <w:rPr>
          <w:rFonts w:ascii="京东朗正体 玲珑" w:eastAsia="京东朗正体 玲珑" w:hAnsi="京东朗正体 玲珑"/>
          <w:b w:val="0"/>
          <w:sz w:val="21"/>
          <w:szCs w:val="21"/>
        </w:rPr>
      </w:pPr>
    </w:p>
    <w:p w:rsidR="007A4C3E" w:rsidRDefault="007A4C3E">
      <w:pPr>
        <w:pStyle w:val="af"/>
        <w:jc w:val="left"/>
        <w:rPr>
          <w:rFonts w:ascii="京东朗正体 玲珑" w:eastAsia="京东朗正体 玲珑" w:hAnsi="京东朗正体 玲珑"/>
          <w:b w:val="0"/>
          <w:sz w:val="21"/>
          <w:szCs w:val="21"/>
        </w:rPr>
      </w:pPr>
    </w:p>
    <w:p w:rsidR="007A4C3E" w:rsidRDefault="00000000">
      <w:pPr>
        <w:pStyle w:val="af"/>
        <w:jc w:val="left"/>
        <w:rPr>
          <w:rFonts w:ascii="京东朗正体 玲珑" w:eastAsia="京东朗正体 玲珑" w:hAnsi="京东朗正体 玲珑"/>
          <w:b w:val="0"/>
          <w:sz w:val="21"/>
          <w:szCs w:val="21"/>
        </w:rPr>
      </w:pPr>
      <w:r>
        <w:rPr>
          <w:rFonts w:ascii="京东朗正体 玲珑" w:eastAsia="京东朗正体 玲珑" w:hAnsi="京东朗正体 玲珑" w:hint="eastAsia"/>
          <w:b w:val="0"/>
          <w:sz w:val="21"/>
          <w:szCs w:val="21"/>
        </w:rPr>
        <w:lastRenderedPageBreak/>
        <w:t>附件一 《服务内容及要求》</w:t>
      </w:r>
    </w:p>
    <w:p w:rsidR="007A4C3E" w:rsidRDefault="00000000">
      <w:pPr>
        <w:rPr>
          <w:rFonts w:ascii="京东朗正体 玲珑" w:eastAsia="京东朗正体 玲珑" w:hAnsi="京东朗正体 玲珑"/>
        </w:rPr>
      </w:pPr>
      <w:r>
        <w:rPr>
          <w:rFonts w:ascii="京东朗正体 玲珑" w:eastAsia="京东朗正体 玲珑" w:hAnsi="京东朗正体 玲珑" w:hint="eastAsia"/>
        </w:rPr>
        <w:t>服务内容及要求</w:t>
      </w:r>
    </w:p>
    <w:p w:rsidR="007A4C3E" w:rsidRDefault="00000000">
      <w:pPr>
        <w:pStyle w:val="af7"/>
        <w:numPr>
          <w:ilvl w:val="0"/>
          <w:numId w:val="16"/>
        </w:numPr>
        <w:ind w:firstLineChars="0"/>
        <w:rPr>
          <w:rFonts w:ascii="京东朗正体 玲珑" w:eastAsia="京东朗正体 玲珑" w:hAnsi="京东朗正体 玲珑"/>
        </w:rPr>
      </w:pPr>
      <w:r>
        <w:rPr>
          <w:rFonts w:ascii="京东朗正体 玲珑" w:eastAsia="京东朗正体 玲珑" w:hAnsi="京东朗正体 玲珑" w:hint="eastAsia"/>
        </w:rPr>
        <w:t>服务内容</w:t>
      </w:r>
    </w:p>
    <w:p w:rsidR="007A4C3E" w:rsidRDefault="00000000">
      <w:pPr>
        <w:pStyle w:val="af7"/>
        <w:widowControl/>
        <w:numPr>
          <w:ilvl w:val="0"/>
          <w:numId w:val="17"/>
        </w:numPr>
        <w:spacing w:after="200"/>
        <w:ind w:firstLineChars="0"/>
        <w:contextualSpacing/>
        <w:jc w:val="left"/>
        <w:rPr>
          <w:rFonts w:ascii="京东朗正体 玲珑" w:eastAsia="京东朗正体 玲珑" w:hAnsi="京东朗正体 玲珑" w:cs="Tahoma"/>
          <w:sz w:val="22"/>
        </w:rPr>
      </w:pPr>
      <w:r>
        <w:rPr>
          <w:rFonts w:ascii="京东朗正体 玲珑" w:eastAsia="京东朗正体 玲珑" w:hAnsi="京东朗正体 玲珑" w:cs="Tahoma" w:hint="eastAsia"/>
          <w:sz w:val="22"/>
        </w:rPr>
        <w:t>服务</w:t>
      </w:r>
      <w:r>
        <w:rPr>
          <w:rFonts w:ascii="京东朗正体 玲珑" w:eastAsia="京东朗正体 玲珑" w:hAnsi="京东朗正体 玲珑" w:cs="Tahoma"/>
          <w:sz w:val="22"/>
        </w:rPr>
        <w:t>主要内容：</w:t>
      </w:r>
      <w:r>
        <w:rPr>
          <w:rFonts w:ascii="京东朗正体 玲珑" w:eastAsia="京东朗正体 玲珑" w:hAnsi="京东朗正体 玲珑" w:cs="Tahoma" w:hint="eastAsia"/>
          <w:sz w:val="22"/>
        </w:rPr>
        <w:t>面向甲方指定平台注册用户</w:t>
      </w:r>
      <w:r>
        <w:rPr>
          <w:rFonts w:ascii="京东朗正体 玲珑" w:eastAsia="京东朗正体 玲珑" w:hAnsi="京东朗正体 玲珑" w:cs="Tahoma"/>
          <w:sz w:val="22"/>
        </w:rPr>
        <w:t>，</w:t>
      </w:r>
      <w:r>
        <w:rPr>
          <w:rFonts w:ascii="京东朗正体 玲珑" w:eastAsia="京东朗正体 玲珑" w:hAnsi="京东朗正体 玲珑" w:cs="Tahoma" w:hint="eastAsia"/>
          <w:b/>
          <w:sz w:val="22"/>
          <w:u w:val="single"/>
        </w:rPr>
        <w:t>推荐</w:t>
      </w:r>
      <w:r>
        <w:rPr>
          <w:rFonts w:ascii="京东朗正体 玲珑" w:eastAsia="京东朗正体 玲珑" w:hAnsi="京东朗正体 玲珑" w:hint="eastAsia"/>
          <w:u w:val="single"/>
        </w:rPr>
        <w:sym w:font="Wingdings 2" w:char="0052"/>
      </w:r>
      <w:r>
        <w:rPr>
          <w:rFonts w:ascii="京东朗正体 玲珑" w:eastAsia="京东朗正体 玲珑" w:hAnsi="京东朗正体 玲珑" w:hint="eastAsia"/>
          <w:u w:val="single"/>
        </w:rPr>
        <w:t>白条</w:t>
      </w:r>
      <w:r>
        <w:rPr>
          <w:rFonts w:ascii="京东朗正体 玲珑" w:eastAsia="京东朗正体 玲珑" w:hAnsi="京东朗正体 玲珑" w:hint="eastAsia"/>
          <w:u w:val="single"/>
        </w:rPr>
        <w:sym w:font="Wingdings 2" w:char="0052"/>
      </w:r>
      <w:r>
        <w:rPr>
          <w:rFonts w:ascii="京东朗正体 玲珑" w:eastAsia="京东朗正体 玲珑" w:hAnsi="京东朗正体 玲珑" w:hint="eastAsia"/>
          <w:u w:val="single"/>
        </w:rPr>
        <w:t>金条</w:t>
      </w:r>
      <w:r>
        <w:rPr>
          <w:rFonts w:ascii="京东朗正体 玲珑" w:eastAsia="京东朗正体 玲珑" w:hAnsi="京东朗正体 玲珑" w:hint="eastAsia"/>
          <w:u w:val="single"/>
        </w:rPr>
        <w:sym w:font="Wingdings 2" w:char="0052"/>
      </w:r>
      <w:r>
        <w:rPr>
          <w:rFonts w:ascii="京东朗正体 玲珑" w:eastAsia="京东朗正体 玲珑" w:hAnsi="京东朗正体 玲珑" w:hint="eastAsia"/>
          <w:u w:val="single"/>
        </w:rPr>
        <w:t xml:space="preserve">借钱 </w:t>
      </w:r>
      <w:r>
        <w:rPr>
          <w:rFonts w:ascii="京东朗正体 玲珑" w:eastAsia="京东朗正体 玲珑" w:hAnsi="京东朗正体 玲珑" w:hint="eastAsia"/>
          <w:u w:val="single"/>
        </w:rPr>
        <w:sym w:font="Wingdings 2" w:char="0052"/>
      </w:r>
      <w:r>
        <w:rPr>
          <w:rFonts w:ascii="京东朗正体 玲珑" w:eastAsia="京东朗正体 玲珑" w:hAnsi="京东朗正体 玲珑" w:hint="eastAsia"/>
          <w:u w:val="single"/>
        </w:rPr>
        <w:t>京东联名卡分期</w:t>
      </w:r>
      <w:r>
        <w:rPr>
          <w:rFonts w:ascii="京东朗正体 玲珑" w:eastAsia="京东朗正体 玲珑" w:hAnsi="京东朗正体 玲珑" w:hint="eastAsia"/>
          <w:u w:val="single"/>
        </w:rPr>
        <w:sym w:font="Wingdings 2" w:char="0052"/>
      </w:r>
      <w:r>
        <w:rPr>
          <w:rFonts w:ascii="京东朗正体 玲珑" w:eastAsia="京东朗正体 玲珑" w:hAnsi="京东朗正体 玲珑" w:hint="eastAsia"/>
          <w:u w:val="single"/>
        </w:rPr>
        <w:t>京东联名卡拉新</w:t>
      </w:r>
      <w:r>
        <w:rPr>
          <w:rFonts w:ascii="京东朗正体 玲珑" w:eastAsia="京东朗正体 玲珑" w:hAnsi="京东朗正体 玲珑" w:hint="eastAsia"/>
          <w:u w:val="single"/>
        </w:rPr>
        <w:sym w:font="Wingdings 2" w:char="0052"/>
      </w:r>
      <w:r>
        <w:rPr>
          <w:rFonts w:ascii="京东朗正体 玲珑" w:eastAsia="京东朗正体 玲珑" w:hAnsi="京东朗正体 玲珑" w:hint="eastAsia"/>
          <w:u w:val="single"/>
        </w:rPr>
        <w:t>财富管理</w:t>
      </w:r>
      <w:r>
        <w:rPr>
          <w:rFonts w:ascii="京东朗正体 玲珑" w:eastAsia="京东朗正体 玲珑" w:hAnsi="京东朗正体 玲珑" w:hint="eastAsia"/>
          <w:u w:val="single"/>
        </w:rPr>
        <w:sym w:font="Wingdings 2" w:char="0052"/>
      </w:r>
      <w:r>
        <w:rPr>
          <w:rFonts w:ascii="京东朗正体 玲珑" w:eastAsia="京东朗正体 玲珑" w:hAnsi="京东朗正体 玲珑" w:hint="eastAsia"/>
          <w:u w:val="single"/>
        </w:rPr>
        <w:t>企业主贷</w:t>
      </w:r>
      <w:r>
        <w:rPr>
          <w:rFonts w:ascii="京东朗正体 玲珑" w:eastAsia="京东朗正体 玲珑" w:hAnsi="京东朗正体 玲珑" w:hint="eastAsia"/>
          <w:u w:val="single"/>
        </w:rPr>
        <w:sym w:font="Wingdings 2" w:char="0052"/>
      </w:r>
      <w:r>
        <w:rPr>
          <w:rFonts w:ascii="京东朗正体 玲珑" w:eastAsia="京东朗正体 玲珑" w:hAnsi="京东朗正体 玲珑" w:hint="eastAsia"/>
          <w:u w:val="single"/>
        </w:rPr>
        <w:t>小微平台</w:t>
      </w:r>
      <w:r>
        <w:rPr>
          <w:rFonts w:ascii="京东朗正体 玲珑" w:eastAsia="京东朗正体 玲珑" w:hAnsi="京东朗正体 玲珑" w:hint="eastAsia"/>
          <w:u w:val="single"/>
        </w:rPr>
        <w:sym w:font="Wingdings 2" w:char="0052"/>
      </w:r>
      <w:r>
        <w:rPr>
          <w:rFonts w:ascii="京东朗正体 玲珑" w:eastAsia="京东朗正体 玲珑" w:hAnsi="京东朗正体 玲珑" w:hint="eastAsia"/>
          <w:u w:val="single"/>
        </w:rPr>
        <w:t>京小贷</w:t>
      </w:r>
      <w:r>
        <w:rPr>
          <w:rFonts w:ascii="京东朗正体 玲珑" w:eastAsia="京东朗正体 玲珑" w:hAnsi="京东朗正体 玲珑" w:hint="eastAsia"/>
          <w:u w:val="single"/>
        </w:rPr>
        <w:sym w:font="Wingdings 2" w:char="0052"/>
      </w:r>
      <w:r>
        <w:rPr>
          <w:rFonts w:ascii="京东朗正体 玲珑" w:eastAsia="京东朗正体 玲珑" w:hAnsi="京东朗正体 玲珑" w:hint="eastAsia"/>
          <w:u w:val="single"/>
        </w:rPr>
        <w:t>京票秒贴</w:t>
      </w:r>
      <w:r>
        <w:rPr>
          <w:rFonts w:ascii="京东朗正体 玲珑" w:eastAsia="京东朗正体 玲珑" w:hAnsi="京东朗正体 玲珑" w:hint="eastAsia"/>
          <w:u w:val="single"/>
        </w:rPr>
        <w:sym w:font="Wingdings 2" w:char="0052"/>
      </w:r>
      <w:r>
        <w:rPr>
          <w:rFonts w:ascii="京东朗正体 玲珑" w:eastAsia="京东朗正体 玲珑" w:hAnsi="京东朗正体 玲珑" w:hint="eastAsia"/>
          <w:u w:val="single"/>
        </w:rPr>
        <w:t>企业金采及甲方要求的其他业务</w:t>
      </w:r>
      <w:r>
        <w:rPr>
          <w:rFonts w:ascii="京东朗正体 玲珑" w:eastAsia="京东朗正体 玲珑" w:hAnsi="京东朗正体 玲珑" w:cs="Tahoma" w:hint="eastAsia"/>
          <w:b/>
          <w:sz w:val="22"/>
          <w:u w:val="single"/>
        </w:rPr>
        <w:t>（如果有多个业务，可以勾选多个）</w:t>
      </w:r>
      <w:r>
        <w:rPr>
          <w:rFonts w:ascii="京东朗正体 玲珑" w:eastAsia="京东朗正体 玲珑" w:hAnsi="京东朗正体 玲珑" w:cs="Tahoma" w:hint="eastAsia"/>
          <w:sz w:val="22"/>
        </w:rPr>
        <w:t>的用户维护服务，介绍甲方指定APP上的产品或服务。如果乙方提供的服务有增或减的，双方以指定邮箱确认为准。服务形式依附于电话及企微渠道；</w:t>
      </w:r>
    </w:p>
    <w:p w:rsidR="007A4C3E" w:rsidRDefault="00000000">
      <w:pPr>
        <w:pStyle w:val="af7"/>
        <w:widowControl/>
        <w:numPr>
          <w:ilvl w:val="0"/>
          <w:numId w:val="17"/>
        </w:numPr>
        <w:spacing w:after="200"/>
        <w:ind w:firstLineChars="0"/>
        <w:contextualSpacing/>
        <w:jc w:val="left"/>
        <w:rPr>
          <w:rFonts w:ascii="京东朗正体 玲珑" w:eastAsia="京东朗正体 玲珑" w:hAnsi="京东朗正体 玲珑" w:cs="Tahoma"/>
          <w:sz w:val="22"/>
        </w:rPr>
      </w:pPr>
      <w:r>
        <w:rPr>
          <w:rFonts w:ascii="京东朗正体 玲珑" w:eastAsia="京东朗正体 玲珑" w:hAnsi="京东朗正体 玲珑" w:hint="eastAsia"/>
        </w:rPr>
        <w:t>乙方应严格按照甲方的正常服务要求提供甲方所规定的服务时长内的客户服务。</w:t>
      </w:r>
    </w:p>
    <w:p w:rsidR="007A4C3E" w:rsidRDefault="00000000">
      <w:pPr>
        <w:pStyle w:val="af7"/>
        <w:widowControl/>
        <w:numPr>
          <w:ilvl w:val="0"/>
          <w:numId w:val="17"/>
        </w:numPr>
        <w:spacing w:after="200"/>
        <w:ind w:firstLineChars="0"/>
        <w:contextualSpacing/>
        <w:jc w:val="left"/>
        <w:rPr>
          <w:rFonts w:ascii="京东朗正体 玲珑" w:eastAsia="京东朗正体 玲珑" w:hAnsi="京东朗正体 玲珑" w:cs="Tahoma"/>
          <w:sz w:val="22"/>
        </w:rPr>
      </w:pPr>
      <w:r>
        <w:rPr>
          <w:rFonts w:ascii="京东朗正体 玲珑" w:eastAsia="京东朗正体 玲珑" w:hAnsi="京东朗正体 玲珑" w:hint="eastAsia"/>
        </w:rPr>
        <w:t>乙方为甲方提供服务，应当自费提供符合甲方要求的服务人员并提供服务所需的场地、设备，包括但不限于：服务场地的物业、供暖费和综合布线、水电费、办公场地、工位、PC 机、IP 话机、耳机、通信设备、数字专线、打卡机、摄像头（至少</w:t>
      </w:r>
      <w:r>
        <w:rPr>
          <w:rFonts w:ascii="京东朗正体 玲珑" w:eastAsia="京东朗正体 玲珑" w:hAnsi="京东朗正体 玲珑"/>
        </w:rPr>
        <w:t>1080P</w:t>
      </w:r>
      <w:r>
        <w:rPr>
          <w:rFonts w:ascii="京东朗正体 玲珑" w:eastAsia="京东朗正体 玲珑" w:hAnsi="京东朗正体 玲珑" w:hint="eastAsia"/>
        </w:rPr>
        <w:t>）等。</w:t>
      </w:r>
    </w:p>
    <w:p w:rsidR="007A4C3E" w:rsidRDefault="00000000">
      <w:pPr>
        <w:pStyle w:val="af7"/>
        <w:widowControl/>
        <w:numPr>
          <w:ilvl w:val="0"/>
          <w:numId w:val="17"/>
        </w:numPr>
        <w:spacing w:after="200"/>
        <w:ind w:firstLineChars="0"/>
        <w:contextualSpacing/>
        <w:jc w:val="left"/>
        <w:rPr>
          <w:rFonts w:ascii="京东朗正体 玲珑" w:eastAsia="京东朗正体 玲珑" w:hAnsi="京东朗正体 玲珑" w:cs="Tahoma"/>
          <w:sz w:val="22"/>
        </w:rPr>
      </w:pPr>
      <w:r>
        <w:rPr>
          <w:rFonts w:ascii="京东朗正体 玲珑" w:eastAsia="京东朗正体 玲珑" w:hAnsi="京东朗正体 玲珑" w:cs="Tahoma" w:hint="eastAsia"/>
          <w:sz w:val="22"/>
        </w:rPr>
        <w:t>乙方需按照甲方要求对职场安装摄像头并开通对应循环录像存储服务及开通管理员权限，另，乙方服务人员需要全员覆盖人脸识别摄像头（至少 1080p），甲方有权实 时查看乙方办公环境，并要求通过摄像头确认坐席真实人脸身份。如摄像头遇到损坏、 维修、迁移、网络相关故障等需要拆卸维修、变更账号等情况，需要提前告知甲方并获 得许可后，方可执行摄像头相关操作，并在摄像头功能恢复后第一时间同步至甲方。如未提前报备，私自拆卸/隐藏职场摄像头或坐席摄像头，发现一例罚款伍佰元。如发现职场使 用违规摄像头作业行为处罚壹佰元一人次，上不封顶，次日如再次发生违规问题，相关乙方服务人员账号关停 3 个工作日。</w:t>
      </w:r>
    </w:p>
    <w:p w:rsidR="007814A2" w:rsidRDefault="007814A2" w:rsidP="007814A2">
      <w:pPr>
        <w:pStyle w:val="af7"/>
        <w:widowControl/>
        <w:numPr>
          <w:ilvl w:val="0"/>
          <w:numId w:val="17"/>
        </w:numPr>
        <w:spacing w:after="200"/>
        <w:ind w:firstLineChars="0"/>
        <w:contextualSpacing/>
        <w:jc w:val="left"/>
        <w:rPr>
          <w:rFonts w:ascii="京东朗正体 玲珑" w:eastAsia="京东朗正体 玲珑" w:hAnsi="京东朗正体 玲珑" w:cs="Tahoma"/>
          <w:sz w:val="22"/>
        </w:rPr>
      </w:pPr>
      <w:r>
        <w:rPr>
          <w:rFonts w:ascii="京东朗正体 玲珑" w:eastAsia="京东朗正体 玲珑" w:hAnsi="京东朗正体 玲珑" w:cs="Tahoma" w:hint="eastAsia"/>
          <w:sz w:val="22"/>
        </w:rPr>
        <w:t>乙方或客户服务代表、乙方员工违反本合同约定的系统管理规则，包括但不限于离 职员工企微账号关闭和删除、多位员工共用同一账号等，一经发现，甲方有权追责贰仟元/ 例，并关停相关账号；</w:t>
      </w:r>
    </w:p>
    <w:p w:rsidR="007814A2" w:rsidRDefault="007814A2" w:rsidP="007814A2">
      <w:pPr>
        <w:pStyle w:val="af7"/>
        <w:widowControl/>
        <w:numPr>
          <w:ilvl w:val="0"/>
          <w:numId w:val="17"/>
        </w:numPr>
        <w:spacing w:after="200"/>
        <w:ind w:firstLineChars="0"/>
        <w:contextualSpacing/>
        <w:jc w:val="left"/>
        <w:rPr>
          <w:rFonts w:ascii="京东朗正体 玲珑" w:eastAsia="京东朗正体 玲珑" w:hAnsi="京东朗正体 玲珑" w:cs="Tahoma"/>
          <w:sz w:val="22"/>
        </w:rPr>
      </w:pPr>
      <w:r>
        <w:rPr>
          <w:rFonts w:ascii="京东朗正体 玲珑" w:eastAsia="京东朗正体 玲珑" w:hAnsi="京东朗正体 玲珑" w:cs="Tahoma" w:hint="eastAsia"/>
          <w:sz w:val="22"/>
        </w:rPr>
        <w:t>乙方未经提前报备，私设其他站点承接甲方业务（包含但不限于使用 VPN 等其他实 现手段），一经发现，涉及站点及乙方服务人员账号均关停处理。且乙方应向甲方缴纳惩罚性违约金拾壹万元/每次。若单职场累计发现超过三次违规私设站点，供应商做清退处理。乙方客户服务代表原则上不得使用 VPN 作业，如遇特殊情况（疫情、地震、极端天气等不可抗力）需要居家办公，职场需要事先邮件报备业管和供应商管理岗。 违反本条约定，一经发现，按照罚款 1 千元/人/次处理。</w:t>
      </w:r>
    </w:p>
    <w:p w:rsidR="007814A2" w:rsidRDefault="007814A2" w:rsidP="007814A2">
      <w:pPr>
        <w:pStyle w:val="af7"/>
        <w:widowControl/>
        <w:numPr>
          <w:ilvl w:val="0"/>
          <w:numId w:val="17"/>
        </w:numPr>
        <w:spacing w:after="200"/>
        <w:ind w:firstLineChars="0"/>
        <w:contextualSpacing/>
        <w:jc w:val="left"/>
        <w:rPr>
          <w:rFonts w:ascii="京东朗正体 玲珑" w:eastAsia="京东朗正体 玲珑" w:hAnsi="京东朗正体 玲珑" w:cs="Tahoma"/>
          <w:sz w:val="22"/>
        </w:rPr>
      </w:pPr>
      <w:r>
        <w:rPr>
          <w:rFonts w:ascii="京东朗正体 玲珑" w:eastAsia="京东朗正体 玲珑" w:hAnsi="京东朗正体 玲珑" w:cs="Tahoma" w:hint="eastAsia"/>
          <w:sz w:val="22"/>
        </w:rPr>
        <w:t>未经甲方事先书面授权，乙方承诺不使用非授权作业系统及相关作业平台进行业务交付或将甲方数据、业务迁移至非授权系统作业。一经发现，处罚贰拾万元/每次，并取消所有相关涉及的数据排名、激励、赛马等。</w:t>
      </w:r>
    </w:p>
    <w:p w:rsidR="007814A2" w:rsidRDefault="007814A2" w:rsidP="007814A2">
      <w:pPr>
        <w:pStyle w:val="af7"/>
        <w:widowControl/>
        <w:numPr>
          <w:ilvl w:val="0"/>
          <w:numId w:val="17"/>
        </w:numPr>
        <w:spacing w:after="200"/>
        <w:ind w:firstLineChars="0"/>
        <w:contextualSpacing/>
        <w:jc w:val="left"/>
        <w:rPr>
          <w:rFonts w:ascii="京东朗正体 玲珑" w:eastAsia="京东朗正体 玲珑" w:hAnsi="京东朗正体 玲珑" w:cs="Tahoma"/>
          <w:sz w:val="22"/>
        </w:rPr>
      </w:pPr>
      <w:r>
        <w:rPr>
          <w:rFonts w:ascii="京东朗正体 玲珑" w:eastAsia="京东朗正体 玲珑" w:hAnsi="京东朗正体 玲珑" w:cs="Tahoma" w:hint="eastAsia"/>
          <w:sz w:val="22"/>
        </w:rPr>
        <w:t>未经甲方书面授权，乙方不得使用甲方及其关联方名称、商标、logo 等。乙方不得以 甲方"办事处"、“地区代理”或"总代理"以及其他具有垄断性、排他性和其它未经甲方授权的名义进行广告宣传及商业活动。且不得将“京东科技”与乙方作任何实质性联系，其企业名称不得出现“京东”、“京东科技”等引人误解其为甲方分支机构、关联公司的字样。否则，乙方应向甲方支付违约金人民币壹拾万元，不足弥补损失的，乙方还应继续承担赔偿责任。</w:t>
      </w:r>
    </w:p>
    <w:p w:rsidR="007814A2" w:rsidRDefault="007814A2" w:rsidP="007814A2">
      <w:pPr>
        <w:pStyle w:val="af7"/>
        <w:widowControl/>
        <w:numPr>
          <w:ilvl w:val="0"/>
          <w:numId w:val="17"/>
        </w:numPr>
        <w:spacing w:after="200"/>
        <w:ind w:firstLineChars="0"/>
        <w:contextualSpacing/>
        <w:jc w:val="left"/>
        <w:rPr>
          <w:rFonts w:ascii="京东朗正体 玲珑" w:eastAsia="京东朗正体 玲珑" w:hAnsi="京东朗正体 玲珑" w:cs="Tahoma"/>
          <w:sz w:val="22"/>
        </w:rPr>
      </w:pPr>
      <w:r>
        <w:rPr>
          <w:rFonts w:ascii="京东朗正体 玲珑" w:eastAsia="京东朗正体 玲珑" w:hAnsi="京东朗正体 玲珑" w:cs="Tahoma" w:hint="eastAsia"/>
          <w:sz w:val="22"/>
        </w:rPr>
        <w:t>乙方不得以甲方名义、甲方关联公司名义或以与甲方合作名义收取第三人的任何费用。</w:t>
      </w:r>
    </w:p>
    <w:p w:rsidR="007A4C3E" w:rsidRDefault="007A4C3E">
      <w:pPr>
        <w:rPr>
          <w:rFonts w:ascii="京东朗正体 玲珑" w:eastAsia="京东朗正体 玲珑" w:hAnsi="京东朗正体 玲珑"/>
        </w:rPr>
      </w:pPr>
    </w:p>
    <w:p w:rsidR="007A4C3E" w:rsidRDefault="00000000">
      <w:pPr>
        <w:pStyle w:val="af7"/>
        <w:numPr>
          <w:ilvl w:val="0"/>
          <w:numId w:val="16"/>
        </w:numPr>
        <w:ind w:firstLineChars="0"/>
        <w:rPr>
          <w:rFonts w:ascii="京东朗正体 玲珑" w:eastAsia="京东朗正体 玲珑" w:hAnsi="京东朗正体 玲珑"/>
        </w:rPr>
      </w:pPr>
      <w:r>
        <w:rPr>
          <w:rFonts w:ascii="京东朗正体 玲珑" w:eastAsia="京东朗正体 玲珑" w:hAnsi="京东朗正体 玲珑" w:hint="eastAsia"/>
        </w:rPr>
        <w:t>服务管理</w:t>
      </w:r>
    </w:p>
    <w:p w:rsidR="007A4C3E" w:rsidRDefault="00000000">
      <w:pPr>
        <w:pStyle w:val="af7"/>
        <w:numPr>
          <w:ilvl w:val="0"/>
          <w:numId w:val="18"/>
        </w:numPr>
        <w:ind w:firstLineChars="0"/>
        <w:rPr>
          <w:rFonts w:ascii="京东朗正体 玲珑" w:eastAsia="京东朗正体 玲珑" w:hAnsi="京东朗正体 玲珑"/>
        </w:rPr>
      </w:pPr>
      <w:r>
        <w:rPr>
          <w:rFonts w:ascii="京东朗正体 玲珑" w:eastAsia="京东朗正体 玲珑" w:hAnsi="京东朗正体 玲珑" w:hint="eastAsia"/>
        </w:rPr>
        <w:t>乙方应安排质量保障专员全权负责对乙方处理的咨询进行质量的跟踪与监督，并向甲方及时提供甲方所要求的乙方服务相关业务文档、数据资料，同时，乙方有义务及时向甲方主动反馈与沟通项目进展，对可能影响甲方服务运营质量的内部工作安排须与甲方提前协商确认，对于甲方提出</w:t>
      </w:r>
      <w:r>
        <w:rPr>
          <w:rFonts w:ascii="京东朗正体 玲珑" w:eastAsia="京东朗正体 玲珑" w:hAnsi="京东朗正体 玲珑" w:hint="eastAsia"/>
        </w:rPr>
        <w:lastRenderedPageBreak/>
        <w:t>的紧急或重要的投诉处理服务需求应紧密配合，并按质按量完成工作；</w:t>
      </w:r>
    </w:p>
    <w:p w:rsidR="007A4C3E" w:rsidRDefault="00000000">
      <w:pPr>
        <w:pStyle w:val="af7"/>
        <w:numPr>
          <w:ilvl w:val="0"/>
          <w:numId w:val="18"/>
        </w:numPr>
        <w:ind w:firstLineChars="0"/>
        <w:rPr>
          <w:rFonts w:ascii="京东朗正体 玲珑" w:eastAsia="京东朗正体 玲珑" w:hAnsi="京东朗正体 玲珑"/>
        </w:rPr>
      </w:pPr>
      <w:r>
        <w:rPr>
          <w:rFonts w:ascii="京东朗正体 玲珑" w:eastAsia="京东朗正体 玲珑" w:hAnsi="京东朗正体 玲珑" w:hint="eastAsia"/>
        </w:rPr>
        <w:t>乙方应严格按照甲方的考核要求执行项目服务，并按甲方要求定期对项目执行情况，包括但不限于安全保障、服务技巧、人员培训、质量效率、数据分析等方面进行回顾与统计，并向甲方提供项目执行报告（报告形式以甲方定义为准）</w:t>
      </w:r>
    </w:p>
    <w:p w:rsidR="007A4C3E" w:rsidRDefault="00000000">
      <w:pPr>
        <w:pStyle w:val="af7"/>
        <w:numPr>
          <w:ilvl w:val="0"/>
          <w:numId w:val="18"/>
        </w:numPr>
        <w:ind w:firstLineChars="0"/>
        <w:rPr>
          <w:rFonts w:ascii="京东朗正体 玲珑" w:eastAsia="京东朗正体 玲珑" w:hAnsi="京东朗正体 玲珑"/>
        </w:rPr>
      </w:pPr>
      <w:r>
        <w:rPr>
          <w:rFonts w:ascii="京东朗正体 玲珑" w:eastAsia="京东朗正体 玲珑" w:hAnsi="京东朗正体 玲珑" w:cs="Tahoma" w:hint="eastAsia"/>
          <w:sz w:val="22"/>
          <w:szCs w:val="22"/>
        </w:rPr>
        <w:t>乙方提供的服务人员，应为已与乙方或乙方关联公司签署正式劳动合同的雇员。</w:t>
      </w:r>
    </w:p>
    <w:p w:rsidR="007A4C3E" w:rsidRDefault="00000000">
      <w:pPr>
        <w:pStyle w:val="af7"/>
        <w:numPr>
          <w:ilvl w:val="0"/>
          <w:numId w:val="18"/>
        </w:numPr>
        <w:ind w:firstLineChars="0"/>
        <w:rPr>
          <w:rFonts w:ascii="京东朗正体 玲珑" w:eastAsia="京东朗正体 玲珑" w:hAnsi="京东朗正体 玲珑"/>
        </w:rPr>
      </w:pPr>
      <w:r>
        <w:rPr>
          <w:rFonts w:ascii="京东朗正体 玲珑" w:eastAsia="京东朗正体 玲珑" w:hAnsi="京东朗正体 玲珑" w:cs="Tahoma" w:hint="eastAsia"/>
          <w:sz w:val="22"/>
          <w:szCs w:val="22"/>
        </w:rPr>
        <w:t>乙方在招聘新员工入职时，需与员工签订保密协议并采用上传甲方系统等方式向甲方备案，共同维护商业秘密和商业信息等；</w:t>
      </w:r>
    </w:p>
    <w:p w:rsidR="007A4C3E" w:rsidRDefault="00000000">
      <w:pPr>
        <w:pStyle w:val="af7"/>
        <w:numPr>
          <w:ilvl w:val="0"/>
          <w:numId w:val="18"/>
        </w:numPr>
        <w:ind w:firstLineChars="0"/>
        <w:rPr>
          <w:rFonts w:ascii="京东朗正体 玲珑" w:eastAsia="京东朗正体 玲珑" w:hAnsi="京东朗正体 玲珑"/>
        </w:rPr>
      </w:pPr>
      <w:r>
        <w:rPr>
          <w:rFonts w:ascii="京东朗正体 玲珑" w:eastAsia="京东朗正体 玲珑" w:hAnsi="京东朗正体 玲珑" w:cs="Tahoma" w:hint="eastAsia"/>
          <w:sz w:val="22"/>
          <w:szCs w:val="22"/>
        </w:rPr>
        <w:t>乙方提供的服务人员非为甲方雇员，</w:t>
      </w:r>
      <w:r>
        <w:rPr>
          <w:rFonts w:ascii="京东朗正体 玲珑" w:eastAsia="京东朗正体 玲珑" w:hAnsi="京东朗正体 玲珑" w:cs="Tahoma"/>
          <w:sz w:val="22"/>
          <w:szCs w:val="22"/>
        </w:rPr>
        <w:t>乙方</w:t>
      </w:r>
      <w:r>
        <w:rPr>
          <w:rFonts w:ascii="京东朗正体 玲珑" w:eastAsia="京东朗正体 玲珑" w:hAnsi="京东朗正体 玲珑" w:cs="Tahoma" w:hint="eastAsia"/>
          <w:sz w:val="22"/>
          <w:szCs w:val="22"/>
        </w:rPr>
        <w:t>不得以甲方名义对外招募人员。</w:t>
      </w:r>
    </w:p>
    <w:p w:rsidR="007A4C3E" w:rsidRDefault="00000000">
      <w:pPr>
        <w:pStyle w:val="af7"/>
        <w:numPr>
          <w:ilvl w:val="0"/>
          <w:numId w:val="18"/>
        </w:numPr>
        <w:ind w:firstLineChars="0"/>
        <w:rPr>
          <w:rFonts w:ascii="京东朗正体 玲珑" w:eastAsia="京东朗正体 玲珑" w:hAnsi="京东朗正体 玲珑"/>
        </w:rPr>
      </w:pPr>
      <w:r>
        <w:rPr>
          <w:rFonts w:ascii="京东朗正体 玲珑" w:eastAsia="京东朗正体 玲珑" w:hAnsi="京东朗正体 玲珑" w:cs="Tahoma" w:hint="eastAsia"/>
          <w:sz w:val="22"/>
          <w:szCs w:val="22"/>
        </w:rPr>
        <w:t>乙方提供的服务人员在甲方工作期间，</w:t>
      </w:r>
      <w:r>
        <w:rPr>
          <w:rFonts w:ascii="京东朗正体 玲珑" w:eastAsia="京东朗正体 玲珑" w:hAnsi="京东朗正体 玲珑" w:cs="Tahoma"/>
          <w:sz w:val="22"/>
          <w:szCs w:val="22"/>
        </w:rPr>
        <w:t>应</w:t>
      </w:r>
      <w:r>
        <w:rPr>
          <w:rFonts w:ascii="京东朗正体 玲珑" w:eastAsia="京东朗正体 玲珑" w:hAnsi="京东朗正体 玲珑" w:cs="Tahoma" w:hint="eastAsia"/>
          <w:sz w:val="22"/>
          <w:szCs w:val="22"/>
        </w:rPr>
        <w:t>遵守甲方项目合作要求。如因乙方提供服务人员未遵守法律法规或甲方相关要求，</w:t>
      </w:r>
      <w:r>
        <w:rPr>
          <w:rFonts w:ascii="京东朗正体 玲珑" w:eastAsia="京东朗正体 玲珑" w:hAnsi="京东朗正体 玲珑" w:cs="Tahoma"/>
          <w:sz w:val="22"/>
          <w:szCs w:val="22"/>
        </w:rPr>
        <w:t>给</w:t>
      </w:r>
      <w:r>
        <w:rPr>
          <w:rFonts w:ascii="京东朗正体 玲珑" w:eastAsia="京东朗正体 玲珑" w:hAnsi="京东朗正体 玲珑" w:cs="Tahoma" w:hint="eastAsia"/>
          <w:sz w:val="22"/>
          <w:szCs w:val="22"/>
        </w:rPr>
        <w:t>甲方、</w:t>
      </w:r>
      <w:r>
        <w:rPr>
          <w:rFonts w:ascii="京东朗正体 玲珑" w:eastAsia="京东朗正体 玲珑" w:hAnsi="京东朗正体 玲珑" w:cs="Tahoma"/>
          <w:sz w:val="22"/>
          <w:szCs w:val="22"/>
        </w:rPr>
        <w:t>甲方</w:t>
      </w:r>
      <w:r>
        <w:rPr>
          <w:rFonts w:ascii="京东朗正体 玲珑" w:eastAsia="京东朗正体 玲珑" w:hAnsi="京东朗正体 玲珑" w:cs="Tahoma" w:hint="eastAsia"/>
          <w:sz w:val="22"/>
          <w:szCs w:val="22"/>
        </w:rPr>
        <w:t>客户或其他第三方人员、</w:t>
      </w:r>
      <w:r>
        <w:rPr>
          <w:rFonts w:ascii="京东朗正体 玲珑" w:eastAsia="京东朗正体 玲珑" w:hAnsi="京东朗正体 玲珑" w:cs="Tahoma"/>
          <w:sz w:val="22"/>
          <w:szCs w:val="22"/>
        </w:rPr>
        <w:t>财产</w:t>
      </w:r>
      <w:r>
        <w:rPr>
          <w:rFonts w:ascii="京东朗正体 玲珑" w:eastAsia="京东朗正体 玲珑" w:hAnsi="京东朗正体 玲珑" w:cs="Tahoma" w:hint="eastAsia"/>
          <w:sz w:val="22"/>
          <w:szCs w:val="22"/>
        </w:rPr>
        <w:t>造成损失的，乙方应予以赔偿，</w:t>
      </w:r>
      <w:r>
        <w:rPr>
          <w:rFonts w:ascii="京东朗正体 玲珑" w:eastAsia="京东朗正体 玲珑" w:hAnsi="京东朗正体 玲珑" w:cs="Tahoma"/>
          <w:sz w:val="22"/>
          <w:szCs w:val="22"/>
        </w:rPr>
        <w:t>给甲方</w:t>
      </w:r>
      <w:r>
        <w:rPr>
          <w:rFonts w:ascii="京东朗正体 玲珑" w:eastAsia="京东朗正体 玲珑" w:hAnsi="京东朗正体 玲珑" w:cs="Tahoma" w:hint="eastAsia"/>
          <w:sz w:val="22"/>
          <w:szCs w:val="22"/>
        </w:rPr>
        <w:t>造成</w:t>
      </w:r>
      <w:r>
        <w:rPr>
          <w:rFonts w:ascii="京东朗正体 玲珑" w:eastAsia="京东朗正体 玲珑" w:hAnsi="京东朗正体 玲珑" w:cs="Tahoma"/>
          <w:sz w:val="22"/>
          <w:szCs w:val="22"/>
        </w:rPr>
        <w:t>声誉损失的，由乙方负责消除</w:t>
      </w:r>
      <w:r>
        <w:rPr>
          <w:rFonts w:ascii="京东朗正体 玲珑" w:eastAsia="京东朗正体 玲珑" w:hAnsi="京东朗正体 玲珑" w:cs="Tahoma" w:hint="eastAsia"/>
          <w:sz w:val="22"/>
          <w:szCs w:val="22"/>
        </w:rPr>
        <w:t>影响。无法消除影响</w:t>
      </w:r>
      <w:r>
        <w:rPr>
          <w:rFonts w:ascii="京东朗正体 玲珑" w:eastAsia="京东朗正体 玲珑" w:hAnsi="京东朗正体 玲珑" w:cs="Tahoma"/>
          <w:sz w:val="22"/>
          <w:szCs w:val="22"/>
        </w:rPr>
        <w:t>或</w:t>
      </w:r>
      <w:r>
        <w:rPr>
          <w:rFonts w:ascii="京东朗正体 玲珑" w:eastAsia="京东朗正体 玲珑" w:hAnsi="京东朗正体 玲珑" w:cs="Tahoma" w:hint="eastAsia"/>
          <w:sz w:val="22"/>
          <w:szCs w:val="22"/>
        </w:rPr>
        <w:t>使</w:t>
      </w:r>
      <w:r>
        <w:rPr>
          <w:rFonts w:ascii="京东朗正体 玲珑" w:eastAsia="京东朗正体 玲珑" w:hAnsi="京东朗正体 玲珑" w:cs="Tahoma"/>
          <w:sz w:val="22"/>
          <w:szCs w:val="22"/>
        </w:rPr>
        <w:t>甲方遭受监管</w:t>
      </w:r>
      <w:r>
        <w:rPr>
          <w:rFonts w:ascii="京东朗正体 玲珑" w:eastAsia="京东朗正体 玲珑" w:hAnsi="京东朗正体 玲珑" w:cs="Tahoma" w:hint="eastAsia"/>
          <w:sz w:val="22"/>
          <w:szCs w:val="22"/>
        </w:rPr>
        <w:t>处罚</w:t>
      </w:r>
      <w:r>
        <w:rPr>
          <w:rFonts w:ascii="京东朗正体 玲珑" w:eastAsia="京东朗正体 玲珑" w:hAnsi="京东朗正体 玲珑" w:cs="Tahoma"/>
          <w:sz w:val="22"/>
          <w:szCs w:val="22"/>
        </w:rPr>
        <w:t>的，应当赔偿甲方全部处罚金</w:t>
      </w:r>
      <w:r>
        <w:rPr>
          <w:rFonts w:ascii="京东朗正体 玲珑" w:eastAsia="京东朗正体 玲珑" w:hAnsi="京东朗正体 玲珑" w:cs="Tahoma" w:hint="eastAsia"/>
          <w:sz w:val="22"/>
          <w:szCs w:val="22"/>
        </w:rPr>
        <w:t>等损失</w:t>
      </w:r>
      <w:r>
        <w:rPr>
          <w:rFonts w:ascii="京东朗正体 玲珑" w:eastAsia="京东朗正体 玲珑" w:hAnsi="京东朗正体 玲珑" w:cs="Tahoma"/>
          <w:sz w:val="22"/>
          <w:szCs w:val="22"/>
        </w:rPr>
        <w:t>，并按照</w:t>
      </w:r>
      <w:r>
        <w:rPr>
          <w:rFonts w:ascii="京东朗正体 玲珑" w:eastAsia="京东朗正体 玲珑" w:hAnsi="京东朗正体 玲珑" w:cs="Tahoma" w:hint="eastAsia"/>
          <w:sz w:val="22"/>
          <w:szCs w:val="22"/>
        </w:rPr>
        <w:t>《</w:t>
      </w:r>
      <w:r>
        <w:rPr>
          <w:rFonts w:ascii="京东朗正体 玲珑" w:eastAsia="京东朗正体 玲珑" w:hAnsi="京东朗正体 玲珑" w:hint="eastAsia"/>
        </w:rPr>
        <w:t>服务内容及要求</w:t>
      </w:r>
      <w:r>
        <w:rPr>
          <w:rFonts w:ascii="京东朗正体 玲珑" w:eastAsia="京东朗正体 玲珑" w:hAnsi="京东朗正体 玲珑" w:cs="Tahoma" w:hint="eastAsia"/>
          <w:sz w:val="22"/>
          <w:szCs w:val="22"/>
        </w:rPr>
        <w:t>》的约定支付</w:t>
      </w:r>
      <w:r>
        <w:rPr>
          <w:rFonts w:ascii="京东朗正体 玲珑" w:eastAsia="京东朗正体 玲珑" w:hAnsi="京东朗正体 玲珑" w:cs="Tahoma"/>
          <w:sz w:val="22"/>
          <w:szCs w:val="22"/>
        </w:rPr>
        <w:t>甲方违约金。</w:t>
      </w:r>
    </w:p>
    <w:p w:rsidR="007A4C3E" w:rsidRDefault="00000000">
      <w:pPr>
        <w:pStyle w:val="af7"/>
        <w:numPr>
          <w:ilvl w:val="0"/>
          <w:numId w:val="18"/>
        </w:numPr>
        <w:ind w:firstLineChars="0"/>
        <w:rPr>
          <w:rFonts w:ascii="京东朗正体 玲珑" w:eastAsia="京东朗正体 玲珑" w:hAnsi="京东朗正体 玲珑"/>
        </w:rPr>
      </w:pPr>
      <w:r>
        <w:rPr>
          <w:rFonts w:ascii="京东朗正体 玲珑" w:eastAsia="京东朗正体 玲珑" w:hAnsi="京东朗正体 玲珑" w:cs="Tahoma" w:hint="eastAsia"/>
          <w:sz w:val="22"/>
          <w:szCs w:val="22"/>
        </w:rPr>
        <w:t>乙方员工如属于劳务派遣，乙方需提交劳务派遣合同，且合同中明确劳务派遣业务模式、员工岗位职责、薪资、工作地点等。</w:t>
      </w:r>
    </w:p>
    <w:p w:rsidR="007A4C3E" w:rsidRDefault="00000000">
      <w:pPr>
        <w:pStyle w:val="af7"/>
        <w:numPr>
          <w:ilvl w:val="0"/>
          <w:numId w:val="18"/>
        </w:numPr>
        <w:ind w:firstLineChars="0"/>
        <w:rPr>
          <w:rFonts w:ascii="京东朗正体 玲珑" w:eastAsia="京东朗正体 玲珑" w:hAnsi="京东朗正体 玲珑"/>
        </w:rPr>
      </w:pPr>
      <w:r>
        <w:rPr>
          <w:rFonts w:ascii="京东朗正体 玲珑" w:eastAsia="京东朗正体 玲珑" w:hAnsi="京东朗正体 玲珑" w:cs="Tahoma" w:hint="eastAsia"/>
          <w:sz w:val="22"/>
          <w:szCs w:val="22"/>
        </w:rPr>
        <w:t>甲方向乙方提供的沟通软件（包括但不限于企业微信等），乙方应加强安全性教育，如在乙方使用期间由于沟通软件被盗造成用户信息泄露、用户财产损失、甲方利益或商誉损失，应有乙方承担赔偿责任，甲方保留追责与罚款权力。</w:t>
      </w:r>
    </w:p>
    <w:p w:rsidR="007A4C3E" w:rsidRDefault="00000000">
      <w:pPr>
        <w:pStyle w:val="af7"/>
        <w:numPr>
          <w:ilvl w:val="0"/>
          <w:numId w:val="18"/>
        </w:numPr>
        <w:ind w:firstLineChars="0"/>
        <w:rPr>
          <w:rFonts w:ascii="京东朗正体 玲珑" w:eastAsia="京东朗正体 玲珑" w:hAnsi="京东朗正体 玲珑"/>
        </w:rPr>
      </w:pPr>
      <w:r>
        <w:rPr>
          <w:rFonts w:ascii="京东朗正体 玲珑" w:eastAsia="京东朗正体 玲珑" w:hAnsi="京东朗正体 玲珑" w:cs="Tahoma" w:hint="eastAsia"/>
          <w:sz w:val="22"/>
          <w:szCs w:val="22"/>
        </w:rPr>
        <w:t>乙方在员工离职时，需与员工签订甲方统一要求的离职协议并关停甲方相关所有系统软件，采用上传甲方系统等方式向甲方备案，共同维护商业秘密和商业信息等</w:t>
      </w:r>
    </w:p>
    <w:p w:rsidR="007A4C3E" w:rsidRDefault="00000000">
      <w:pPr>
        <w:pStyle w:val="af7"/>
        <w:numPr>
          <w:ilvl w:val="0"/>
          <w:numId w:val="18"/>
        </w:numPr>
        <w:ind w:firstLineChars="0"/>
        <w:rPr>
          <w:rFonts w:ascii="京东朗正体 玲珑" w:eastAsia="京东朗正体 玲珑" w:hAnsi="京东朗正体 玲珑"/>
        </w:rPr>
      </w:pPr>
      <w:r>
        <w:rPr>
          <w:rFonts w:ascii="京东朗正体 玲珑" w:eastAsia="京东朗正体 玲珑" w:hAnsi="京东朗正体 玲珑" w:cs="Tahoma" w:hint="eastAsia"/>
          <w:sz w:val="22"/>
          <w:szCs w:val="22"/>
        </w:rPr>
        <w:t>乙方需同意甲方获取其员工基本信息，并对其员工进行短信或系统消息等方式触达，用于进行员工关怀及建议</w:t>
      </w:r>
    </w:p>
    <w:p w:rsidR="007A4C3E" w:rsidRDefault="00000000">
      <w:pPr>
        <w:pStyle w:val="af7"/>
        <w:numPr>
          <w:ilvl w:val="0"/>
          <w:numId w:val="18"/>
        </w:numPr>
        <w:ind w:firstLineChars="0"/>
        <w:rPr>
          <w:rFonts w:ascii="京东朗正体 玲珑" w:eastAsia="京东朗正体 玲珑" w:hAnsi="京东朗正体 玲珑"/>
        </w:rPr>
      </w:pPr>
      <w:r>
        <w:rPr>
          <w:rFonts w:ascii="京东朗正体 玲珑" w:eastAsia="京东朗正体 玲珑" w:hAnsi="京东朗正体 玲珑" w:cs="Tahoma" w:hint="eastAsia"/>
          <w:sz w:val="22"/>
          <w:szCs w:val="22"/>
        </w:rPr>
        <w:t>乙方及其雇佣员工不得留存任何企业微信内聊天记录，包括但不限于通过截图、拍摄或其它方式留存信息；</w:t>
      </w:r>
    </w:p>
    <w:p w:rsidR="007A4C3E" w:rsidRDefault="00000000">
      <w:pPr>
        <w:pStyle w:val="af7"/>
        <w:numPr>
          <w:ilvl w:val="0"/>
          <w:numId w:val="18"/>
        </w:numPr>
        <w:ind w:firstLineChars="0"/>
        <w:rPr>
          <w:rFonts w:ascii="京东朗正体 玲珑" w:eastAsia="京东朗正体 玲珑" w:hAnsi="京东朗正体 玲珑"/>
        </w:rPr>
      </w:pPr>
      <w:r>
        <w:rPr>
          <w:rFonts w:ascii="京东朗正体 玲珑" w:eastAsia="京东朗正体 玲珑" w:hAnsi="京东朗正体 玲珑" w:cs="Tahoma" w:hint="eastAsia"/>
          <w:sz w:val="22"/>
          <w:szCs w:val="22"/>
        </w:rPr>
        <w:t>甲方有权视业务发展和合规要求实际需要新增/补充/变更相关规范和标准，且根据各考核指标制定或调整结算比例，采用指定邮箱通知方式告知乙方，邮件发出即视为送达，自邮件送达之日两日内若未收到乙方书面异议反馈，则视为乙方接受甲方通知要求。</w:t>
      </w:r>
    </w:p>
    <w:p w:rsidR="007A4C3E" w:rsidRDefault="00000000">
      <w:pPr>
        <w:pStyle w:val="af7"/>
        <w:numPr>
          <w:ilvl w:val="0"/>
          <w:numId w:val="18"/>
        </w:numPr>
        <w:ind w:firstLineChars="0"/>
        <w:rPr>
          <w:rFonts w:ascii="京东朗正体 玲珑" w:eastAsia="京东朗正体 玲珑" w:hAnsi="京东朗正体 玲珑"/>
        </w:rPr>
      </w:pPr>
      <w:r>
        <w:rPr>
          <w:rFonts w:ascii="京东朗正体 玲珑" w:eastAsia="京东朗正体 玲珑" w:hAnsi="京东朗正体 玲珑" w:cs="Tahoma" w:hint="eastAsia"/>
          <w:sz w:val="22"/>
          <w:szCs w:val="22"/>
        </w:rPr>
        <w:t>乙方有义务配合甲方的检查或审计工作，并在甲方限期内完成整改要求，扣罚标准为甲方对现场检查事项的处罚，乙方触犯标准给甲方带来实际损失的，乙方应按照甲方遭受的实际损失额给予赔偿，与合同约定违约扣罚规则有冲突的，按照较高金额扣罚，甲方对附件内容有调整的以邮件通知为准，双方不再另行签订补充协议。</w:t>
      </w:r>
    </w:p>
    <w:p w:rsidR="007A4C3E" w:rsidRDefault="007A4C3E"/>
    <w:p w:rsidR="007A4C3E" w:rsidRDefault="00000000">
      <w:pPr>
        <w:pStyle w:val="a0"/>
      </w:pPr>
      <w:r>
        <w:br w:type="page"/>
      </w:r>
    </w:p>
    <w:p w:rsidR="007A4C3E" w:rsidRDefault="00000000">
      <w:pPr>
        <w:pStyle w:val="af"/>
        <w:jc w:val="left"/>
        <w:rPr>
          <w:rFonts w:ascii="京东朗正体 玲珑" w:eastAsia="京东朗正体 玲珑" w:hAnsi="京东朗正体 玲珑"/>
          <w:b w:val="0"/>
          <w:sz w:val="21"/>
          <w:szCs w:val="21"/>
        </w:rPr>
      </w:pPr>
      <w:r>
        <w:rPr>
          <w:rFonts w:ascii="京东朗正体 玲珑" w:eastAsia="京东朗正体 玲珑" w:hAnsi="京东朗正体 玲珑" w:hint="eastAsia"/>
          <w:b w:val="0"/>
          <w:sz w:val="21"/>
          <w:szCs w:val="21"/>
        </w:rPr>
        <w:lastRenderedPageBreak/>
        <w:t>附件二 《结算规则》</w:t>
      </w:r>
    </w:p>
    <w:p w:rsidR="007A4C3E" w:rsidRDefault="00000000">
      <w:pPr>
        <w:jc w:val="center"/>
        <w:rPr>
          <w:rFonts w:ascii="京东朗正体 玲珑" w:eastAsia="京东朗正体 玲珑" w:hAnsi="京东朗正体 玲珑"/>
        </w:rPr>
      </w:pPr>
      <w:r>
        <w:rPr>
          <w:rFonts w:ascii="京东朗正体 玲珑" w:eastAsia="京东朗正体 玲珑" w:hAnsi="京东朗正体 玲珑" w:hint="eastAsia"/>
        </w:rPr>
        <w:t>结算标准</w:t>
      </w:r>
    </w:p>
    <w:p w:rsidR="007A4C3E" w:rsidRDefault="00000000">
      <w:pPr>
        <w:jc w:val="center"/>
        <w:rPr>
          <w:rFonts w:ascii="京东朗正体 玲珑" w:eastAsia="京东朗正体 玲珑" w:hAnsi="京东朗正体 玲珑"/>
        </w:rPr>
      </w:pPr>
      <w:r>
        <w:rPr>
          <w:rFonts w:ascii="京东朗正体 玲珑" w:eastAsia="京东朗正体 玲珑" w:hAnsi="京东朗正体 玲珑" w:hint="eastAsia"/>
        </w:rPr>
        <w:t>基于甲方多样的服务诉求，特就未来合作模式做如下约定，具体模式见如下表格，现甲乙双方就项目的付款金额、时间、方式达成如下意见：</w:t>
      </w:r>
    </w:p>
    <w:tbl>
      <w:tblPr>
        <w:tblStyle w:val="af3"/>
        <w:tblW w:w="0" w:type="auto"/>
        <w:jc w:val="center"/>
        <w:tblLook w:val="04A0" w:firstRow="1" w:lastRow="0" w:firstColumn="1" w:lastColumn="0" w:noHBand="0" w:noVBand="1"/>
      </w:tblPr>
      <w:tblGrid>
        <w:gridCol w:w="1838"/>
        <w:gridCol w:w="6458"/>
      </w:tblGrid>
      <w:tr w:rsidR="007A4C3E">
        <w:trPr>
          <w:trHeight w:val="4077"/>
          <w:jc w:val="center"/>
        </w:trPr>
        <w:tc>
          <w:tcPr>
            <w:tcW w:w="1838" w:type="dxa"/>
            <w:vAlign w:val="center"/>
          </w:tcPr>
          <w:p w:rsidR="007A4C3E" w:rsidRDefault="00000000">
            <w:pPr>
              <w:jc w:val="center"/>
              <w:rPr>
                <w:rFonts w:ascii="京东朗正体 玲珑" w:eastAsia="京东朗正体 玲珑" w:hAnsi="京东朗正体 玲珑"/>
              </w:rPr>
            </w:pPr>
            <w:r>
              <w:rPr>
                <w:rFonts w:ascii="京东朗正体 玲珑" w:eastAsia="京东朗正体 玲珑" w:hAnsi="京东朗正体 玲珑" w:hint="eastAsia"/>
              </w:rPr>
              <w:t>职场佣金（含税）</w:t>
            </w:r>
          </w:p>
        </w:tc>
        <w:tc>
          <w:tcPr>
            <w:tcW w:w="6458" w:type="dxa"/>
            <w:vAlign w:val="center"/>
          </w:tcPr>
          <w:p w:rsidR="007A4C3E" w:rsidRDefault="00000000">
            <w:pPr>
              <w:jc w:val="left"/>
              <w:rPr>
                <w:rFonts w:ascii="京东朗正体 玲珑" w:eastAsia="京东朗正体 玲珑" w:hAnsi="京东朗正体 玲珑"/>
              </w:rPr>
            </w:pPr>
            <w:r>
              <w:rPr>
                <w:rFonts w:ascii="京东朗正体 玲珑" w:eastAsia="京东朗正体 玲珑" w:hAnsi="京东朗正体 玲珑" w:hint="eastAsia"/>
              </w:rPr>
              <w:sym w:font="Wingdings 2" w:char="0052"/>
            </w:r>
            <w:r>
              <w:rPr>
                <w:rFonts w:ascii="京东朗正体 玲珑" w:eastAsia="京东朗正体 玲珑" w:hAnsi="京东朗正体 玲珑" w:hint="eastAsia"/>
              </w:rPr>
              <w:t>测试期：</w:t>
            </w:r>
          </w:p>
          <w:p w:rsidR="007A4C3E" w:rsidRDefault="00000000">
            <w:pPr>
              <w:jc w:val="left"/>
              <w:rPr>
                <w:rFonts w:ascii="京东朗正体 玲珑" w:eastAsia="京东朗正体 玲珑" w:hAnsi="京东朗正体 玲珑"/>
              </w:rPr>
            </w:pPr>
            <w:r>
              <w:rPr>
                <w:rFonts w:ascii="京东朗正体 玲珑" w:eastAsia="京东朗正体 玲珑" w:hAnsi="京东朗正体 玲珑" w:hint="eastAsia"/>
              </w:rPr>
              <w:t>服务费=根据具体项目双方邮件确认为准</w:t>
            </w:r>
          </w:p>
          <w:p w:rsidR="007A4C3E" w:rsidRDefault="007A4C3E">
            <w:pPr>
              <w:jc w:val="left"/>
              <w:rPr>
                <w:rFonts w:ascii="京东朗正体 玲珑" w:eastAsia="京东朗正体 玲珑" w:hAnsi="京东朗正体 玲珑"/>
              </w:rPr>
            </w:pPr>
          </w:p>
          <w:p w:rsidR="007A4C3E" w:rsidRDefault="00000000">
            <w:pPr>
              <w:jc w:val="left"/>
              <w:rPr>
                <w:rFonts w:ascii="京东朗正体 玲珑" w:eastAsia="京东朗正体 玲珑" w:hAnsi="京东朗正体 玲珑"/>
              </w:rPr>
            </w:pPr>
            <w:r>
              <w:rPr>
                <w:rFonts w:ascii="京东朗正体 玲珑" w:eastAsia="京东朗正体 玲珑" w:hAnsi="京东朗正体 玲珑" w:hint="eastAsia"/>
              </w:rPr>
              <w:sym w:font="Wingdings 2" w:char="0052"/>
            </w:r>
            <w:r>
              <w:rPr>
                <w:rFonts w:ascii="京东朗正体 玲珑" w:eastAsia="京东朗正体 玲珑" w:hAnsi="京东朗正体 玲珑"/>
              </w:rPr>
              <w:t xml:space="preserve"> </w:t>
            </w:r>
            <w:r>
              <w:rPr>
                <w:rFonts w:ascii="京东朗正体 玲珑" w:eastAsia="京东朗正体 玲珑" w:hAnsi="京东朗正体 玲珑" w:hint="eastAsia"/>
              </w:rPr>
              <w:t>CPA</w:t>
            </w:r>
          </w:p>
          <w:p w:rsidR="007A4C3E" w:rsidRDefault="00000000">
            <w:pPr>
              <w:jc w:val="left"/>
              <w:rPr>
                <w:rFonts w:ascii="京东朗正体 玲珑" w:eastAsia="京东朗正体 玲珑" w:hAnsi="京东朗正体 玲珑"/>
              </w:rPr>
            </w:pPr>
            <w:r>
              <w:rPr>
                <w:rFonts w:ascii="京东朗正体 玲珑" w:eastAsia="京东朗正体 玲珑" w:hAnsi="京东朗正体 玲珑" w:hint="eastAsia"/>
              </w:rPr>
              <w:t>服务费=根据具体项目双方邮件确认为准</w:t>
            </w:r>
          </w:p>
          <w:p w:rsidR="007A4C3E" w:rsidRDefault="007A4C3E">
            <w:pPr>
              <w:jc w:val="left"/>
              <w:rPr>
                <w:rFonts w:ascii="京东朗正体 玲珑" w:eastAsia="京东朗正体 玲珑" w:hAnsi="京东朗正体 玲珑"/>
              </w:rPr>
            </w:pPr>
          </w:p>
          <w:p w:rsidR="007A4C3E" w:rsidRDefault="00000000">
            <w:pPr>
              <w:jc w:val="left"/>
              <w:rPr>
                <w:rFonts w:ascii="京东朗正体 玲珑" w:eastAsia="京东朗正体 玲珑" w:hAnsi="京东朗正体 玲珑"/>
              </w:rPr>
            </w:pPr>
            <w:r>
              <w:rPr>
                <w:rFonts w:ascii="京东朗正体 玲珑" w:eastAsia="京东朗正体 玲珑" w:hAnsi="京东朗正体 玲珑" w:hint="eastAsia"/>
              </w:rPr>
              <w:sym w:font="Wingdings 2" w:char="0052"/>
            </w:r>
            <w:r>
              <w:rPr>
                <w:rFonts w:ascii="京东朗正体 玲珑" w:eastAsia="京东朗正体 玲珑" w:hAnsi="京东朗正体 玲珑"/>
              </w:rPr>
              <w:t xml:space="preserve"> </w:t>
            </w:r>
            <w:r>
              <w:rPr>
                <w:rFonts w:ascii="京东朗正体 玲珑" w:eastAsia="京东朗正体 玲珑" w:hAnsi="京东朗正体 玲珑" w:hint="eastAsia"/>
              </w:rPr>
              <w:t>CPS</w:t>
            </w:r>
          </w:p>
          <w:p w:rsidR="007A4C3E" w:rsidRDefault="00000000">
            <w:pPr>
              <w:jc w:val="left"/>
              <w:rPr>
                <w:rFonts w:ascii="京东朗正体 玲珑" w:eastAsia="京东朗正体 玲珑" w:hAnsi="京东朗正体 玲珑"/>
              </w:rPr>
            </w:pPr>
            <w:r>
              <w:rPr>
                <w:rFonts w:ascii="京东朗正体 玲珑" w:eastAsia="京东朗正体 玲珑" w:hAnsi="京东朗正体 玲珑" w:hint="eastAsia"/>
              </w:rPr>
              <w:t>服务费=根据具体项目双方邮件确认为准</w:t>
            </w:r>
          </w:p>
          <w:p w:rsidR="007A4C3E" w:rsidRDefault="007A4C3E">
            <w:pPr>
              <w:jc w:val="left"/>
              <w:rPr>
                <w:rFonts w:ascii="京东朗正体 玲珑" w:eastAsia="京东朗正体 玲珑" w:hAnsi="京东朗正体 玲珑"/>
              </w:rPr>
            </w:pPr>
          </w:p>
          <w:p w:rsidR="007A4C3E" w:rsidRDefault="00000000">
            <w:pPr>
              <w:jc w:val="left"/>
              <w:rPr>
                <w:rFonts w:ascii="京东朗正体 玲珑" w:eastAsia="京东朗正体 玲珑" w:hAnsi="京东朗正体 玲珑"/>
              </w:rPr>
            </w:pPr>
            <w:r>
              <w:rPr>
                <w:rFonts w:ascii="京东朗正体 玲珑" w:eastAsia="京东朗正体 玲珑" w:hAnsi="京东朗正体 玲珑" w:hint="eastAsia"/>
              </w:rPr>
              <w:sym w:font="Wingdings 2" w:char="0052"/>
            </w:r>
            <w:r>
              <w:rPr>
                <w:rFonts w:ascii="京东朗正体 玲珑" w:eastAsia="京东朗正体 玲珑" w:hAnsi="京东朗正体 玲珑"/>
              </w:rPr>
              <w:t xml:space="preserve"> </w:t>
            </w:r>
            <w:r>
              <w:rPr>
                <w:rFonts w:ascii="京东朗正体 玲珑" w:eastAsia="京东朗正体 玲珑" w:hAnsi="京东朗正体 玲珑" w:hint="eastAsia"/>
              </w:rPr>
              <w:t>CPA</w:t>
            </w:r>
            <w:r>
              <w:rPr>
                <w:rFonts w:ascii="京东朗正体 玲珑" w:eastAsia="京东朗正体 玲珑" w:hAnsi="京东朗正体 玲珑"/>
              </w:rPr>
              <w:t>+</w:t>
            </w:r>
            <w:r>
              <w:rPr>
                <w:rFonts w:ascii="京东朗正体 玲珑" w:eastAsia="京东朗正体 玲珑" w:hAnsi="京东朗正体 玲珑" w:hint="eastAsia"/>
              </w:rPr>
              <w:t>CPS</w:t>
            </w:r>
          </w:p>
          <w:p w:rsidR="007A4C3E" w:rsidRDefault="00000000">
            <w:pPr>
              <w:jc w:val="left"/>
              <w:rPr>
                <w:rFonts w:ascii="京东朗正体 玲珑" w:eastAsia="京东朗正体 玲珑" w:hAnsi="京东朗正体 玲珑"/>
              </w:rPr>
            </w:pPr>
            <w:r>
              <w:rPr>
                <w:rFonts w:ascii="京东朗正体 玲珑" w:eastAsia="京东朗正体 玲珑" w:hAnsi="京东朗正体 玲珑" w:hint="eastAsia"/>
              </w:rPr>
              <w:t>服务费=根据具体项目双方邮件确认为准</w:t>
            </w:r>
          </w:p>
        </w:tc>
      </w:tr>
      <w:tr w:rsidR="007A4C3E">
        <w:trPr>
          <w:trHeight w:val="6232"/>
          <w:jc w:val="center"/>
        </w:trPr>
        <w:tc>
          <w:tcPr>
            <w:tcW w:w="1838" w:type="dxa"/>
            <w:vAlign w:val="center"/>
          </w:tcPr>
          <w:p w:rsidR="007A4C3E" w:rsidRDefault="00000000">
            <w:pPr>
              <w:jc w:val="center"/>
              <w:rPr>
                <w:rFonts w:ascii="京东朗正体 玲珑" w:eastAsia="京东朗正体 玲珑" w:hAnsi="京东朗正体 玲珑"/>
              </w:rPr>
            </w:pPr>
            <w:r>
              <w:rPr>
                <w:rFonts w:ascii="京东朗正体 玲珑" w:eastAsia="京东朗正体 玲珑" w:hAnsi="京东朗正体 玲珑" w:hint="eastAsia"/>
              </w:rPr>
              <w:t>扣减费项</w:t>
            </w:r>
          </w:p>
        </w:tc>
        <w:tc>
          <w:tcPr>
            <w:tcW w:w="6458" w:type="dxa"/>
            <w:vAlign w:val="center"/>
          </w:tcPr>
          <w:p w:rsidR="007A4C3E" w:rsidRDefault="00000000">
            <w:pPr>
              <w:jc w:val="left"/>
              <w:rPr>
                <w:rFonts w:ascii="京东朗正体 玲珑" w:eastAsia="京东朗正体 玲珑" w:hAnsi="京东朗正体 玲珑"/>
              </w:rPr>
            </w:pPr>
            <w:r>
              <w:rPr>
                <w:rFonts w:ascii="京东朗正体 玲珑" w:eastAsia="京东朗正体 玲珑" w:hAnsi="京东朗正体 玲珑" w:hint="eastAsia"/>
              </w:rPr>
              <w:t>上述付款金额包含但不限于以下约定费用，具体以邮件为准</w:t>
            </w:r>
          </w:p>
          <w:p w:rsidR="007A4C3E" w:rsidRDefault="00000000">
            <w:pPr>
              <w:jc w:val="left"/>
              <w:rPr>
                <w:rFonts w:ascii="京东朗正体 玲珑" w:eastAsia="京东朗正体 玲珑" w:hAnsi="京东朗正体 玲珑"/>
              </w:rPr>
            </w:pPr>
            <w:r>
              <w:rPr>
                <w:rFonts w:ascii="京东朗正体 玲珑" w:eastAsia="京东朗正体 玲珑" w:hAnsi="京东朗正体 玲珑" w:hint="eastAsia"/>
              </w:rPr>
              <w:t>（1）线路通时费：本项目服务过程中所使用的电话线路由甲方提供，通话费用由乙方承担，通话费用单价根据甲方采购单价不定期调整，实际使用情况以每月对账单为准；</w:t>
            </w:r>
          </w:p>
          <w:p w:rsidR="007A4C3E" w:rsidRDefault="00000000">
            <w:pPr>
              <w:jc w:val="left"/>
              <w:rPr>
                <w:rFonts w:ascii="京东朗正体 玲珑" w:eastAsia="京东朗正体 玲珑" w:hAnsi="京东朗正体 玲珑"/>
              </w:rPr>
            </w:pPr>
            <w:r>
              <w:rPr>
                <w:rFonts w:ascii="京东朗正体 玲珑" w:eastAsia="京东朗正体 玲珑" w:hAnsi="京东朗正体 玲珑" w:hint="eastAsia"/>
              </w:rPr>
              <w:t>（2）软电话费：本项目服务过程中所使用的软电话服务由甲方提供，软电话费用由乙方承担，费用单价根据甲方采购单价不定期调整，实际使用情况以每月对账单为准；</w:t>
            </w:r>
          </w:p>
          <w:p w:rsidR="007A4C3E" w:rsidRDefault="00000000">
            <w:pPr>
              <w:jc w:val="left"/>
              <w:rPr>
                <w:rFonts w:ascii="京东朗正体 玲珑" w:eastAsia="京东朗正体 玲珑" w:hAnsi="京东朗正体 玲珑"/>
              </w:rPr>
            </w:pPr>
            <w:r>
              <w:rPr>
                <w:rFonts w:ascii="京东朗正体 玲珑" w:eastAsia="京东朗正体 玲珑" w:hAnsi="京东朗正体 玲珑" w:hint="eastAsia"/>
              </w:rPr>
              <w:t>（3）企微运营相关费用：本项目服务过程中所使用的企微会话存档及基建服务由甲方提供，费用由乙方承担，费用单价根据甲方采购单价不定期调整，实际使用情况以对账单为准；</w:t>
            </w:r>
          </w:p>
          <w:p w:rsidR="007A4C3E" w:rsidRDefault="00000000">
            <w:pPr>
              <w:jc w:val="left"/>
              <w:rPr>
                <w:rFonts w:ascii="京东朗正体 玲珑" w:eastAsia="京东朗正体 玲珑" w:hAnsi="京东朗正体 玲珑"/>
              </w:rPr>
            </w:pPr>
            <w:r>
              <w:rPr>
                <w:rFonts w:ascii="京东朗正体 玲珑" w:eastAsia="京东朗正体 玲珑" w:hAnsi="京东朗正体 玲珑" w:hint="eastAsia"/>
              </w:rPr>
              <w:t>（4）质检及客诉扣、赔付：本项目服务过程中所使用的质检标准及质检系统由甲方提供，结合甲方日常质检与投诉所示标准及扣款金额，根据实际产生的违规行为进行质检、客诉扣罚或赔付，实际扣减情况以对账单为准，相关标准以甲方邮箱同步最新版为准；</w:t>
            </w:r>
          </w:p>
          <w:p w:rsidR="007A4C3E" w:rsidRDefault="00000000">
            <w:pPr>
              <w:jc w:val="left"/>
              <w:rPr>
                <w:rFonts w:ascii="京东朗正体 玲珑" w:eastAsia="京东朗正体 玲珑" w:hAnsi="京东朗正体 玲珑"/>
              </w:rPr>
            </w:pPr>
            <w:r>
              <w:rPr>
                <w:rFonts w:ascii="京东朗正体 玲珑" w:eastAsia="京东朗正体 玲珑" w:hAnsi="京东朗正体 玲珑" w:hint="eastAsia"/>
              </w:rPr>
              <w:t>（5）人脸识别费用：本项目服务过程中所使用的人脸识别技术服务由甲方提供，费用由乙方承担，单价根据甲方采购单价不定期调整，实际使用情况以每月对账单为准。</w:t>
            </w:r>
          </w:p>
          <w:p w:rsidR="007A4C3E" w:rsidRDefault="00000000">
            <w:pPr>
              <w:pStyle w:val="a0"/>
            </w:pPr>
            <w:r>
              <w:rPr>
                <w:rFonts w:ascii="京东朗正体 玲珑" w:eastAsia="京东朗正体 玲珑" w:hAnsi="京东朗正体 玲珑" w:hint="eastAsia"/>
              </w:rPr>
              <w:t>（</w:t>
            </w:r>
            <w:r>
              <w:rPr>
                <w:rFonts w:ascii="京东朗正体 玲珑" w:eastAsia="京东朗正体 玲珑" w:hAnsi="京东朗正体 玲珑"/>
              </w:rPr>
              <w:t>6</w:t>
            </w:r>
            <w:r>
              <w:rPr>
                <w:rFonts w:ascii="京东朗正体 玲珑" w:eastAsia="京东朗正体 玲珑" w:hAnsi="京东朗正体 玲珑" w:hint="eastAsia"/>
              </w:rPr>
              <w:t>）短信费用：本项目服务过程中所使用的短信由甲方提供，费用由乙方承担，单价根据甲方采购单价不定期调整，实际使用情况以每月对账单为准。</w:t>
            </w:r>
          </w:p>
        </w:tc>
      </w:tr>
      <w:tr w:rsidR="007A4C3E">
        <w:trPr>
          <w:trHeight w:val="1247"/>
          <w:jc w:val="center"/>
        </w:trPr>
        <w:tc>
          <w:tcPr>
            <w:tcW w:w="1838" w:type="dxa"/>
            <w:vAlign w:val="center"/>
          </w:tcPr>
          <w:p w:rsidR="007A4C3E" w:rsidRDefault="00000000">
            <w:pPr>
              <w:jc w:val="center"/>
              <w:rPr>
                <w:rFonts w:ascii="京东朗正体 玲珑" w:eastAsia="京东朗正体 玲珑" w:hAnsi="京东朗正体 玲珑"/>
              </w:rPr>
            </w:pPr>
            <w:r>
              <w:rPr>
                <w:rFonts w:ascii="京东朗正体 玲珑" w:eastAsia="京东朗正体 玲珑" w:hAnsi="京东朗正体 玲珑" w:hint="eastAsia"/>
              </w:rPr>
              <w:t>激励方案</w:t>
            </w:r>
          </w:p>
        </w:tc>
        <w:tc>
          <w:tcPr>
            <w:tcW w:w="6458" w:type="dxa"/>
            <w:vAlign w:val="center"/>
          </w:tcPr>
          <w:p w:rsidR="007A4C3E" w:rsidRDefault="00000000">
            <w:pPr>
              <w:jc w:val="left"/>
              <w:rPr>
                <w:rFonts w:ascii="京东朗正体 玲珑" w:eastAsia="京东朗正体 玲珑" w:hAnsi="京东朗正体 玲珑"/>
              </w:rPr>
            </w:pPr>
            <w:r>
              <w:rPr>
                <w:rFonts w:ascii="京东朗正体 玲珑" w:eastAsia="京东朗正体 玲珑" w:hAnsi="京东朗正体 玲珑" w:hint="eastAsia"/>
              </w:rPr>
              <w:t>甲方根据业务运营需要可不定期设置提供奖励的激励方案，具体细则以甲方邮件通知为准，双方不再另行签订补充协议。</w:t>
            </w:r>
          </w:p>
        </w:tc>
      </w:tr>
      <w:tr w:rsidR="007A4C3E">
        <w:trPr>
          <w:trHeight w:val="996"/>
          <w:jc w:val="center"/>
        </w:trPr>
        <w:tc>
          <w:tcPr>
            <w:tcW w:w="1838" w:type="dxa"/>
            <w:vAlign w:val="center"/>
          </w:tcPr>
          <w:p w:rsidR="007A4C3E" w:rsidRDefault="00000000">
            <w:pPr>
              <w:jc w:val="center"/>
              <w:rPr>
                <w:rFonts w:ascii="京东朗正体 玲珑" w:eastAsia="京东朗正体 玲珑" w:hAnsi="京东朗正体 玲珑"/>
              </w:rPr>
            </w:pPr>
            <w:r>
              <w:rPr>
                <w:rFonts w:ascii="京东朗正体 玲珑" w:eastAsia="京东朗正体 玲珑" w:hAnsi="京东朗正体 玲珑" w:hint="eastAsia"/>
              </w:rPr>
              <w:lastRenderedPageBreak/>
              <w:t>付款金额</w:t>
            </w:r>
          </w:p>
        </w:tc>
        <w:tc>
          <w:tcPr>
            <w:tcW w:w="6458" w:type="dxa"/>
            <w:vAlign w:val="center"/>
          </w:tcPr>
          <w:p w:rsidR="007A4C3E" w:rsidRDefault="00000000">
            <w:pPr>
              <w:jc w:val="left"/>
              <w:rPr>
                <w:rFonts w:ascii="京东朗正体 玲珑" w:eastAsia="京东朗正体 玲珑" w:hAnsi="京东朗正体 玲珑"/>
              </w:rPr>
            </w:pPr>
            <w:r>
              <w:rPr>
                <w:rFonts w:ascii="京东朗正体 玲珑" w:eastAsia="京东朗正体 玲珑" w:hAnsi="京东朗正体 玲珑" w:hint="eastAsia"/>
              </w:rPr>
              <w:t>付款金额=职场佣金-扣减费项+激励方案</w:t>
            </w:r>
          </w:p>
        </w:tc>
      </w:tr>
      <w:tr w:rsidR="007A4C3E">
        <w:trPr>
          <w:trHeight w:val="996"/>
          <w:jc w:val="center"/>
        </w:trPr>
        <w:tc>
          <w:tcPr>
            <w:tcW w:w="1838" w:type="dxa"/>
            <w:vAlign w:val="center"/>
          </w:tcPr>
          <w:p w:rsidR="007A4C3E" w:rsidRDefault="00000000">
            <w:pPr>
              <w:jc w:val="center"/>
              <w:rPr>
                <w:rFonts w:ascii="京东朗正体 玲珑" w:eastAsia="京东朗正体 玲珑" w:hAnsi="京东朗正体 玲珑"/>
              </w:rPr>
            </w:pPr>
            <w:r>
              <w:rPr>
                <w:rFonts w:ascii="京东朗正体 玲珑" w:eastAsia="京东朗正体 玲珑" w:hAnsi="京东朗正体 玲珑" w:hint="eastAsia"/>
              </w:rPr>
              <w:t>付款时间</w:t>
            </w:r>
          </w:p>
        </w:tc>
        <w:tc>
          <w:tcPr>
            <w:tcW w:w="6458" w:type="dxa"/>
            <w:vAlign w:val="center"/>
          </w:tcPr>
          <w:p w:rsidR="007A4C3E" w:rsidRDefault="00000000">
            <w:pPr>
              <w:jc w:val="left"/>
              <w:rPr>
                <w:rFonts w:ascii="京东朗正体 玲珑" w:eastAsia="京东朗正体 玲珑" w:hAnsi="京东朗正体 玲珑"/>
              </w:rPr>
            </w:pPr>
            <w:r>
              <w:rPr>
                <w:rFonts w:ascii="京东朗正体 玲珑" w:eastAsia="京东朗正体 玲珑" w:hAnsi="京东朗正体 玲珑" w:hint="eastAsia"/>
              </w:rPr>
              <w:t>甲方收到乙方开具的金额为上述金额的【增值税专用发票】（税率6</w:t>
            </w:r>
            <w:r>
              <w:rPr>
                <w:rFonts w:ascii="京东朗正体 玲珑" w:eastAsia="京东朗正体 玲珑" w:hAnsi="京东朗正体 玲珑"/>
              </w:rPr>
              <w:t>%</w:t>
            </w:r>
            <w:r>
              <w:rPr>
                <w:rFonts w:ascii="京东朗正体 玲珑" w:eastAsia="京东朗正体 玲珑" w:hAnsi="京东朗正体 玲珑" w:hint="eastAsia"/>
              </w:rPr>
              <w:t>）后</w:t>
            </w:r>
            <w:r>
              <w:rPr>
                <w:rFonts w:ascii="京东朗正体 玲珑" w:eastAsia="京东朗正体 玲珑" w:hAnsi="京东朗正体 玲珑"/>
              </w:rPr>
              <w:t>45</w:t>
            </w:r>
            <w:r>
              <w:rPr>
                <w:rFonts w:ascii="京东朗正体 玲珑" w:eastAsia="京东朗正体 玲珑" w:hAnsi="京东朗正体 玲珑" w:hint="eastAsia"/>
              </w:rPr>
              <w:t>个工作日内支付，特殊时期会有上下浮动。</w:t>
            </w:r>
          </w:p>
        </w:tc>
      </w:tr>
      <w:tr w:rsidR="007A4C3E">
        <w:trPr>
          <w:trHeight w:val="699"/>
          <w:jc w:val="center"/>
        </w:trPr>
        <w:tc>
          <w:tcPr>
            <w:tcW w:w="1838" w:type="dxa"/>
            <w:vAlign w:val="center"/>
          </w:tcPr>
          <w:p w:rsidR="007A4C3E" w:rsidRDefault="00000000">
            <w:pPr>
              <w:jc w:val="center"/>
              <w:rPr>
                <w:rFonts w:ascii="京东朗正体 玲珑" w:eastAsia="京东朗正体 玲珑" w:hAnsi="京东朗正体 玲珑"/>
              </w:rPr>
            </w:pPr>
            <w:r>
              <w:rPr>
                <w:rFonts w:ascii="京东朗正体 玲珑" w:eastAsia="京东朗正体 玲珑" w:hAnsi="京东朗正体 玲珑" w:hint="eastAsia"/>
              </w:rPr>
              <w:t>付款方式</w:t>
            </w:r>
          </w:p>
        </w:tc>
        <w:tc>
          <w:tcPr>
            <w:tcW w:w="6458" w:type="dxa"/>
            <w:vAlign w:val="center"/>
          </w:tcPr>
          <w:p w:rsidR="007A4C3E" w:rsidRDefault="00000000">
            <w:pPr>
              <w:jc w:val="left"/>
              <w:rPr>
                <w:rFonts w:ascii="京东朗正体 玲珑" w:eastAsia="京东朗正体 玲珑" w:hAnsi="京东朗正体 玲珑"/>
              </w:rPr>
            </w:pPr>
            <w:r>
              <w:rPr>
                <w:rFonts w:ascii="京东朗正体 玲珑" w:eastAsia="京东朗正体 玲珑" w:hAnsi="京东朗正体 玲珑" w:hint="eastAsia"/>
              </w:rPr>
              <w:t>银行转账</w:t>
            </w:r>
          </w:p>
        </w:tc>
      </w:tr>
      <w:tr w:rsidR="007A4C3E">
        <w:trPr>
          <w:trHeight w:val="1701"/>
          <w:jc w:val="center"/>
        </w:trPr>
        <w:tc>
          <w:tcPr>
            <w:tcW w:w="1838" w:type="dxa"/>
            <w:vAlign w:val="center"/>
          </w:tcPr>
          <w:p w:rsidR="007A4C3E" w:rsidRDefault="00000000">
            <w:pPr>
              <w:jc w:val="center"/>
              <w:rPr>
                <w:rFonts w:ascii="京东朗正体 玲珑" w:eastAsia="京东朗正体 玲珑" w:hAnsi="京东朗正体 玲珑"/>
              </w:rPr>
            </w:pPr>
            <w:r>
              <w:rPr>
                <w:rFonts w:ascii="京东朗正体 玲珑" w:eastAsia="京东朗正体 玲珑" w:hAnsi="京东朗正体 玲珑" w:hint="eastAsia"/>
              </w:rPr>
              <w:t>乙方收款账户信息</w:t>
            </w:r>
          </w:p>
        </w:tc>
        <w:tc>
          <w:tcPr>
            <w:tcW w:w="6458" w:type="dxa"/>
            <w:vAlign w:val="center"/>
          </w:tcPr>
          <w:p w:rsidR="007A4C3E" w:rsidRDefault="00000000">
            <w:pPr>
              <w:jc w:val="left"/>
              <w:rPr>
                <w:rFonts w:ascii="京东朗正体 玲珑" w:eastAsia="京东朗正体 玲珑" w:hAnsi="京东朗正体 玲珑"/>
                <w:highlight w:val="yellow"/>
              </w:rPr>
            </w:pPr>
            <w:r>
              <w:rPr>
                <w:rFonts w:ascii="京东朗正体 玲珑" w:eastAsia="京东朗正体 玲珑" w:hAnsi="京东朗正体 玲珑" w:hint="eastAsia"/>
                <w:highlight w:val="yellow"/>
              </w:rPr>
              <w:t>账户名：</w:t>
            </w:r>
          </w:p>
          <w:p w:rsidR="007A4C3E" w:rsidRDefault="00000000">
            <w:pPr>
              <w:jc w:val="left"/>
              <w:rPr>
                <w:rFonts w:ascii="京东朗正体 玲珑" w:eastAsia="京东朗正体 玲珑" w:hAnsi="京东朗正体 玲珑"/>
                <w:highlight w:val="yellow"/>
              </w:rPr>
            </w:pPr>
            <w:r>
              <w:rPr>
                <w:rFonts w:ascii="京东朗正体 玲珑" w:eastAsia="京东朗正体 玲珑" w:hAnsi="京东朗正体 玲珑" w:hint="eastAsia"/>
                <w:highlight w:val="yellow"/>
              </w:rPr>
              <w:t>账号：</w:t>
            </w:r>
          </w:p>
          <w:p w:rsidR="007A4C3E" w:rsidRDefault="00000000">
            <w:pPr>
              <w:jc w:val="left"/>
              <w:rPr>
                <w:rFonts w:ascii="京东朗正体 玲珑" w:eastAsia="京东朗正体 玲珑" w:hAnsi="京东朗正体 玲珑"/>
                <w:highlight w:val="yellow"/>
              </w:rPr>
            </w:pPr>
            <w:r>
              <w:rPr>
                <w:rFonts w:ascii="京东朗正体 玲珑" w:eastAsia="京东朗正体 玲珑" w:hAnsi="京东朗正体 玲珑" w:hint="eastAsia"/>
                <w:highlight w:val="yellow"/>
              </w:rPr>
              <w:t>开户行：</w:t>
            </w:r>
          </w:p>
          <w:p w:rsidR="007A4C3E" w:rsidRDefault="00000000">
            <w:pPr>
              <w:jc w:val="left"/>
              <w:rPr>
                <w:rFonts w:ascii="京东朗正体 玲珑" w:eastAsia="京东朗正体 玲珑" w:hAnsi="京东朗正体 玲珑"/>
              </w:rPr>
            </w:pPr>
            <w:r>
              <w:rPr>
                <w:rFonts w:ascii="京东朗正体 玲珑" w:eastAsia="京东朗正体 玲珑" w:hAnsi="京东朗正体 玲珑" w:hint="eastAsia"/>
                <w:highlight w:val="yellow"/>
              </w:rPr>
              <w:t>统一信用代码：</w:t>
            </w:r>
          </w:p>
        </w:tc>
      </w:tr>
      <w:tr w:rsidR="007A4C3E">
        <w:trPr>
          <w:trHeight w:val="697"/>
          <w:jc w:val="center"/>
        </w:trPr>
        <w:tc>
          <w:tcPr>
            <w:tcW w:w="1838" w:type="dxa"/>
            <w:vAlign w:val="center"/>
          </w:tcPr>
          <w:p w:rsidR="007A4C3E" w:rsidRDefault="00000000">
            <w:pPr>
              <w:jc w:val="center"/>
              <w:rPr>
                <w:rFonts w:ascii="京东朗正体 玲珑" w:eastAsia="京东朗正体 玲珑" w:hAnsi="京东朗正体 玲珑"/>
              </w:rPr>
            </w:pPr>
            <w:r>
              <w:rPr>
                <w:rFonts w:ascii="京东朗正体 玲珑" w:eastAsia="京东朗正体 玲珑" w:hAnsi="京东朗正体 玲珑" w:hint="eastAsia"/>
              </w:rPr>
              <w:t>甲方开票信息</w:t>
            </w:r>
          </w:p>
        </w:tc>
        <w:tc>
          <w:tcPr>
            <w:tcW w:w="6458" w:type="dxa"/>
            <w:vAlign w:val="center"/>
          </w:tcPr>
          <w:p w:rsidR="007A4C3E" w:rsidRDefault="00000000">
            <w:pPr>
              <w:jc w:val="left"/>
              <w:rPr>
                <w:rFonts w:ascii="京东朗正体 玲珑" w:eastAsia="京东朗正体 玲珑" w:hAnsi="京东朗正体 玲珑"/>
              </w:rPr>
            </w:pPr>
            <w:r>
              <w:rPr>
                <w:rFonts w:ascii="京东朗正体 玲珑" w:eastAsia="京东朗正体 玲珑" w:hAnsi="京东朗正体 玲珑" w:hint="eastAsia"/>
              </w:rPr>
              <w:t>以具体业务线要求为准</w:t>
            </w:r>
          </w:p>
        </w:tc>
      </w:tr>
      <w:tr w:rsidR="007A4C3E">
        <w:trPr>
          <w:trHeight w:val="1113"/>
          <w:jc w:val="center"/>
        </w:trPr>
        <w:tc>
          <w:tcPr>
            <w:tcW w:w="1838" w:type="dxa"/>
            <w:vMerge w:val="restart"/>
            <w:vAlign w:val="center"/>
          </w:tcPr>
          <w:p w:rsidR="007A4C3E" w:rsidRDefault="00000000">
            <w:pPr>
              <w:jc w:val="center"/>
              <w:rPr>
                <w:rFonts w:ascii="京东朗正体 玲珑" w:eastAsia="京东朗正体 玲珑" w:hAnsi="京东朗正体 玲珑"/>
              </w:rPr>
            </w:pPr>
            <w:r>
              <w:rPr>
                <w:rFonts w:ascii="京东朗正体 玲珑" w:eastAsia="京东朗正体 玲珑" w:hAnsi="京东朗正体 玲珑" w:hint="eastAsia"/>
              </w:rPr>
              <w:t>其他</w:t>
            </w:r>
          </w:p>
        </w:tc>
        <w:tc>
          <w:tcPr>
            <w:tcW w:w="6458" w:type="dxa"/>
            <w:vAlign w:val="center"/>
          </w:tcPr>
          <w:p w:rsidR="007A4C3E" w:rsidRDefault="00000000">
            <w:pPr>
              <w:jc w:val="left"/>
              <w:rPr>
                <w:rFonts w:ascii="京东朗正体 玲珑" w:eastAsia="京东朗正体 玲珑" w:hAnsi="京东朗正体 玲珑"/>
              </w:rPr>
            </w:pPr>
            <w:r>
              <w:rPr>
                <w:rFonts w:ascii="京东朗正体 玲珑" w:eastAsia="京东朗正体 玲珑" w:hAnsi="京东朗正体 玲珑" w:hint="eastAsia"/>
              </w:rPr>
              <w:t>以后相关服务费变更经双方邮件沟通确认即可，甲方指定的邮箱为【cfdx</w:t>
            </w:r>
            <w:r>
              <w:rPr>
                <w:rFonts w:ascii="京东朗正体 玲珑" w:eastAsia="京东朗正体 玲珑" w:hAnsi="京东朗正体 玲珑"/>
              </w:rPr>
              <w:t>@</w:t>
            </w:r>
            <w:r>
              <w:rPr>
                <w:rFonts w:ascii="京东朗正体 玲珑" w:eastAsia="京东朗正体 玲珑" w:hAnsi="京东朗正体 玲珑" w:hint="eastAsia"/>
              </w:rPr>
              <w:t>jd</w:t>
            </w:r>
            <w:r>
              <w:rPr>
                <w:rFonts w:ascii="京东朗正体 玲珑" w:eastAsia="京东朗正体 玲珑" w:hAnsi="京东朗正体 玲珑"/>
              </w:rPr>
              <w:t>.com</w:t>
            </w:r>
            <w:r>
              <w:rPr>
                <w:rFonts w:ascii="京东朗正体 玲珑" w:eastAsia="京东朗正体 玲珑" w:hAnsi="京东朗正体 玲珑" w:hint="eastAsia"/>
              </w:rPr>
              <w:t>】；乙方指定邮箱为</w:t>
            </w:r>
            <w:r>
              <w:rPr>
                <w:rFonts w:ascii="京东朗正体 玲珑" w:eastAsia="京东朗正体 玲珑" w:hAnsi="京东朗正体 玲珑" w:hint="eastAsia"/>
                <w:shd w:val="clear" w:color="auto" w:fill="FFFF00"/>
              </w:rPr>
              <w:t>【】</w:t>
            </w:r>
            <w:r>
              <w:rPr>
                <w:rFonts w:ascii="京东朗正体 玲珑" w:eastAsia="京东朗正体 玲珑" w:hAnsi="京东朗正体 玲珑" w:hint="eastAsia"/>
              </w:rPr>
              <w:t>。</w:t>
            </w:r>
          </w:p>
        </w:tc>
      </w:tr>
      <w:tr w:rsidR="007A4C3E">
        <w:trPr>
          <w:trHeight w:val="1143"/>
          <w:jc w:val="center"/>
        </w:trPr>
        <w:tc>
          <w:tcPr>
            <w:tcW w:w="1838" w:type="dxa"/>
            <w:vMerge/>
            <w:vAlign w:val="center"/>
          </w:tcPr>
          <w:p w:rsidR="007A4C3E" w:rsidRDefault="007A4C3E">
            <w:pPr>
              <w:jc w:val="center"/>
              <w:rPr>
                <w:rFonts w:ascii="京东朗正体 玲珑" w:eastAsia="京东朗正体 玲珑" w:hAnsi="京东朗正体 玲珑"/>
              </w:rPr>
            </w:pPr>
          </w:p>
        </w:tc>
        <w:tc>
          <w:tcPr>
            <w:tcW w:w="6458" w:type="dxa"/>
            <w:vAlign w:val="center"/>
          </w:tcPr>
          <w:p w:rsidR="007A4C3E" w:rsidRDefault="00000000">
            <w:pPr>
              <w:autoSpaceDE w:val="0"/>
              <w:autoSpaceDN w:val="0"/>
              <w:adjustRightInd w:val="0"/>
              <w:jc w:val="left"/>
              <w:rPr>
                <w:rFonts w:ascii="京东朗正体 玲珑" w:eastAsia="京东朗正体 玲珑" w:hAnsi="京东朗正体 玲珑"/>
              </w:rPr>
            </w:pPr>
            <w:r>
              <w:rPr>
                <w:rFonts w:ascii="京东朗正体 玲珑" w:eastAsia="京东朗正体 玲珑" w:hAnsi="京东朗正体 玲珑" w:hint="eastAsia"/>
              </w:rPr>
              <w:t>如甲方根据业务需要，需调整服务考核标准及结算方式与细则的，应提前【</w:t>
            </w:r>
            <w:r>
              <w:rPr>
                <w:rFonts w:ascii="京东朗正体 玲珑" w:eastAsia="京东朗正体 玲珑" w:hAnsi="京东朗正体 玲珑"/>
              </w:rPr>
              <w:t>10</w:t>
            </w:r>
            <w:r>
              <w:rPr>
                <w:rFonts w:ascii="京东朗正体 玲珑" w:eastAsia="京东朗正体 玲珑" w:hAnsi="京东朗正体 玲珑" w:hint="eastAsia"/>
              </w:rPr>
              <w:t>】日邮件通知乙方，自通知所列生效之日起执行，双方不再另行签订补充协议。每月实际规则以邮件通知为准</w:t>
            </w:r>
          </w:p>
        </w:tc>
      </w:tr>
      <w:tr w:rsidR="007A4C3E">
        <w:trPr>
          <w:trHeight w:val="1143"/>
          <w:jc w:val="center"/>
        </w:trPr>
        <w:tc>
          <w:tcPr>
            <w:tcW w:w="1838" w:type="dxa"/>
            <w:vAlign w:val="center"/>
          </w:tcPr>
          <w:p w:rsidR="007A4C3E" w:rsidRDefault="00000000">
            <w:pPr>
              <w:jc w:val="center"/>
              <w:rPr>
                <w:rFonts w:ascii="京东朗正体 玲珑" w:eastAsia="京东朗正体 玲珑" w:hAnsi="京东朗正体 玲珑"/>
              </w:rPr>
            </w:pPr>
            <w:r>
              <w:rPr>
                <w:rFonts w:ascii="京东朗正体 玲珑" w:eastAsia="京东朗正体 玲珑" w:hAnsi="京东朗正体 玲珑" w:hint="eastAsia"/>
              </w:rPr>
              <w:t>结算误差</w:t>
            </w:r>
          </w:p>
        </w:tc>
        <w:tc>
          <w:tcPr>
            <w:tcW w:w="6458" w:type="dxa"/>
            <w:vAlign w:val="center"/>
          </w:tcPr>
          <w:p w:rsidR="007A4C3E" w:rsidRDefault="00000000">
            <w:pPr>
              <w:autoSpaceDE w:val="0"/>
              <w:autoSpaceDN w:val="0"/>
              <w:adjustRightInd w:val="0"/>
              <w:jc w:val="left"/>
              <w:rPr>
                <w:rFonts w:ascii="京东朗正体 玲珑" w:eastAsia="京东朗正体 玲珑" w:hAnsi="京东朗正体 玲珑"/>
              </w:rPr>
            </w:pPr>
            <w:r>
              <w:rPr>
                <w:rFonts w:ascii="京东朗正体 玲珑" w:eastAsia="京东朗正体 玲珑" w:hAnsi="京东朗正体 玲珑" w:hint="eastAsia"/>
              </w:rPr>
              <w:t>甲乙双方根据结算规则，在乙方结算出现负值时（包括但不限于扣款费用、罚款追偿、结算追回等，乙方应在收到甲方发送的每月结算对账邮件后5个工作日内补足欠款且将欠款打款至甲方账户，并向甲方开具红字专用发票，待甲方收到欠款后，才可依据各自对账结果陆续支付乙方服务费用，否则甲方及其他支付主体有权暂缓支付本协议中约定的产品服务费而不构成违约）</w:t>
            </w:r>
          </w:p>
          <w:p w:rsidR="007A4C3E" w:rsidRDefault="00000000">
            <w:pPr>
              <w:autoSpaceDE w:val="0"/>
              <w:autoSpaceDN w:val="0"/>
              <w:adjustRightInd w:val="0"/>
              <w:jc w:val="left"/>
              <w:rPr>
                <w:rFonts w:ascii="京东朗正体 玲珑" w:eastAsia="京东朗正体 玲珑" w:hAnsi="京东朗正体 玲珑"/>
              </w:rPr>
            </w:pPr>
            <w:r>
              <w:rPr>
                <w:rFonts w:ascii="京东朗正体 玲珑" w:eastAsia="京东朗正体 玲珑" w:hAnsi="京东朗正体 玲珑" w:hint="eastAsia"/>
              </w:rPr>
              <w:t>若乙方未按本协议约定按时补足欠款，甲方有权使用本协议中约定的甲乙双方合作的其他产品线主体待支付款项抵扣出现负值的产品线欠款，同时乙方应向甲方开具红字专用发票。</w:t>
            </w:r>
          </w:p>
        </w:tc>
      </w:tr>
    </w:tbl>
    <w:p w:rsidR="007A4C3E" w:rsidRDefault="007A4C3E">
      <w:pPr>
        <w:rPr>
          <w:rFonts w:ascii="京东朗正体 玲珑" w:eastAsia="京东朗正体 玲珑" w:hAnsi="京东朗正体 玲珑"/>
        </w:rPr>
      </w:pPr>
    </w:p>
    <w:p w:rsidR="007A4C3E" w:rsidRDefault="007A4C3E">
      <w:pPr>
        <w:rPr>
          <w:rFonts w:ascii="京东朗正体 玲珑" w:eastAsia="京东朗正体 玲珑" w:hAnsi="京东朗正体 玲珑"/>
        </w:rPr>
      </w:pPr>
    </w:p>
    <w:p w:rsidR="007A4C3E" w:rsidRDefault="007A4C3E">
      <w:pPr>
        <w:rPr>
          <w:rFonts w:ascii="京东朗正体 玲珑" w:eastAsia="京东朗正体 玲珑" w:hAnsi="京东朗正体 玲珑"/>
        </w:rPr>
      </w:pPr>
    </w:p>
    <w:p w:rsidR="007A4C3E" w:rsidRDefault="007A4C3E">
      <w:pPr>
        <w:rPr>
          <w:rFonts w:ascii="京东朗正体 玲珑" w:eastAsia="京东朗正体 玲珑" w:hAnsi="京东朗正体 玲珑"/>
        </w:rPr>
      </w:pPr>
    </w:p>
    <w:p w:rsidR="007A4C3E" w:rsidRDefault="007A4C3E">
      <w:pPr>
        <w:rPr>
          <w:rFonts w:ascii="京东朗正体 玲珑" w:eastAsia="京东朗正体 玲珑" w:hAnsi="京东朗正体 玲珑"/>
        </w:rPr>
      </w:pPr>
    </w:p>
    <w:p w:rsidR="007A4C3E" w:rsidRDefault="007A4C3E">
      <w:pPr>
        <w:widowControl/>
        <w:jc w:val="left"/>
        <w:rPr>
          <w:rFonts w:ascii="京东朗正体 玲珑" w:eastAsia="京东朗正体 玲珑" w:hAnsi="京东朗正体 玲珑"/>
        </w:rPr>
      </w:pPr>
    </w:p>
    <w:p w:rsidR="007A4C3E" w:rsidRDefault="007A4C3E">
      <w:pPr>
        <w:widowControl/>
        <w:jc w:val="left"/>
        <w:rPr>
          <w:rFonts w:ascii="京东朗正体 玲珑" w:eastAsia="京东朗正体 玲珑" w:hAnsi="京东朗正体 玲珑"/>
        </w:rPr>
      </w:pPr>
    </w:p>
    <w:p w:rsidR="007A4C3E" w:rsidRDefault="007A4C3E">
      <w:pPr>
        <w:widowControl/>
        <w:jc w:val="left"/>
        <w:rPr>
          <w:rFonts w:ascii="京东朗正体 玲珑" w:eastAsia="京东朗正体 玲珑" w:hAnsi="京东朗正体 玲珑"/>
        </w:rPr>
      </w:pPr>
    </w:p>
    <w:p w:rsidR="007A4C3E" w:rsidRDefault="007A4C3E">
      <w:pPr>
        <w:widowControl/>
        <w:jc w:val="left"/>
        <w:rPr>
          <w:rFonts w:ascii="京东朗正体 玲珑" w:eastAsia="京东朗正体 玲珑" w:hAnsi="京东朗正体 玲珑"/>
        </w:rPr>
      </w:pPr>
    </w:p>
    <w:p w:rsidR="007A4C3E" w:rsidRDefault="007A4C3E">
      <w:pPr>
        <w:widowControl/>
        <w:jc w:val="left"/>
        <w:rPr>
          <w:rFonts w:ascii="京东朗正体 玲珑" w:eastAsia="京东朗正体 玲珑" w:hAnsi="京东朗正体 玲珑"/>
        </w:rPr>
      </w:pPr>
    </w:p>
    <w:p w:rsidR="007A4C3E" w:rsidRDefault="007A4C3E">
      <w:pPr>
        <w:pStyle w:val="a0"/>
      </w:pPr>
    </w:p>
    <w:p w:rsidR="007A4C3E" w:rsidRDefault="00000000">
      <w:pPr>
        <w:pStyle w:val="af"/>
        <w:jc w:val="left"/>
        <w:rPr>
          <w:rFonts w:ascii="京东朗正体 玲珑" w:eastAsia="京东朗正体 玲珑" w:hAnsi="京东朗正体 玲珑"/>
          <w:b w:val="0"/>
          <w:sz w:val="21"/>
          <w:szCs w:val="21"/>
        </w:rPr>
      </w:pPr>
      <w:r>
        <w:rPr>
          <w:rFonts w:ascii="京东朗正体 玲珑" w:eastAsia="京东朗正体 玲珑" w:hAnsi="京东朗正体 玲珑" w:hint="eastAsia"/>
          <w:b w:val="0"/>
          <w:sz w:val="21"/>
          <w:szCs w:val="21"/>
        </w:rPr>
        <w:lastRenderedPageBreak/>
        <w:t>附件三 《反商业贿赂协议》</w:t>
      </w:r>
    </w:p>
    <w:p w:rsidR="007A4C3E" w:rsidRDefault="00000000">
      <w:pPr>
        <w:pStyle w:val="ae"/>
        <w:spacing w:before="120" w:beforeAutospacing="0" w:after="120" w:afterAutospacing="0" w:line="400" w:lineRule="atLeast"/>
        <w:jc w:val="center"/>
        <w:rPr>
          <w:rFonts w:ascii="京东朗正体 玲珑" w:eastAsia="京东朗正体 玲珑" w:hAnsi="京东朗正体 玲珑" w:cs="Times New Roman"/>
          <w:b/>
          <w:bCs/>
          <w:sz w:val="32"/>
          <w:szCs w:val="32"/>
        </w:rPr>
      </w:pPr>
      <w:bookmarkStart w:id="10" w:name="_Hlk194595833"/>
      <w:r>
        <w:rPr>
          <w:rFonts w:ascii="京东朗正体 玲珑" w:eastAsia="京东朗正体 玲珑" w:hAnsi="京东朗正体 玲珑" w:cs="Times New Roman" w:hint="eastAsia"/>
          <w:b/>
          <w:bCs/>
          <w:sz w:val="32"/>
          <w:szCs w:val="32"/>
        </w:rPr>
        <w:t xml:space="preserve">反商业贿赂协议 </w:t>
      </w:r>
    </w:p>
    <w:p w:rsidR="007A4C3E" w:rsidRDefault="00000000">
      <w:pPr>
        <w:pStyle w:val="ae"/>
        <w:spacing w:before="0" w:beforeAutospacing="0" w:after="0" w:afterAutospacing="0" w:line="400" w:lineRule="atLeast"/>
        <w:rPr>
          <w:rFonts w:ascii="京东朗正体 玲珑" w:eastAsia="京东朗正体 玲珑" w:hAnsi="京东朗正体 玲珑"/>
          <w:b/>
          <w:bCs/>
          <w:sz w:val="21"/>
          <w:szCs w:val="21"/>
        </w:rPr>
      </w:pPr>
      <w:r>
        <w:rPr>
          <w:rFonts w:ascii="京东朗正体 玲珑" w:eastAsia="京东朗正体 玲珑" w:hAnsi="京东朗正体 玲珑" w:hint="eastAsia"/>
          <w:b/>
          <w:bCs/>
          <w:sz w:val="21"/>
          <w:szCs w:val="21"/>
        </w:rPr>
        <w:t>甲方：京东科技控股股份有限公司</w:t>
      </w:r>
      <w:r>
        <w:rPr>
          <w:rFonts w:ascii="京东朗正体 玲珑" w:eastAsia="京东朗正体 玲珑" w:hAnsi="京东朗正体 玲珑"/>
          <w:b/>
          <w:bCs/>
          <w:sz w:val="21"/>
          <w:szCs w:val="21"/>
        </w:rPr>
        <w:t>(</w:t>
      </w:r>
      <w:r>
        <w:rPr>
          <w:rFonts w:ascii="京东朗正体 玲珑" w:eastAsia="京东朗正体 玲珑" w:hAnsi="京东朗正体 玲珑" w:hint="eastAsia"/>
          <w:b/>
          <w:bCs/>
          <w:sz w:val="21"/>
          <w:szCs w:val="21"/>
        </w:rPr>
        <w:t>“甲方”在如下协议中指甲方及甲方的关联公司/机构</w:t>
      </w:r>
      <w:r>
        <w:rPr>
          <w:rFonts w:ascii="京东朗正体 玲珑" w:eastAsia="京东朗正体 玲珑" w:hAnsi="京东朗正体 玲珑"/>
          <w:b/>
          <w:bCs/>
          <w:sz w:val="21"/>
          <w:szCs w:val="21"/>
        </w:rPr>
        <w:t>)</w:t>
      </w:r>
    </w:p>
    <w:p w:rsidR="007A4C3E" w:rsidRDefault="00000000">
      <w:pPr>
        <w:pStyle w:val="ae"/>
        <w:spacing w:before="0" w:beforeAutospacing="0" w:after="0" w:afterAutospacing="0" w:line="400" w:lineRule="atLeast"/>
        <w:rPr>
          <w:rFonts w:ascii="京东朗正体 玲珑" w:eastAsia="京东朗正体 玲珑" w:hAnsi="京东朗正体 玲珑"/>
          <w:sz w:val="21"/>
          <w:szCs w:val="21"/>
        </w:rPr>
      </w:pPr>
      <w:r>
        <w:rPr>
          <w:rFonts w:ascii="京东朗正体 玲珑" w:eastAsia="京东朗正体 玲珑" w:hAnsi="京东朗正体 玲珑" w:hint="eastAsia"/>
          <w:b/>
          <w:bCs/>
          <w:sz w:val="21"/>
          <w:szCs w:val="21"/>
        </w:rPr>
        <w:t>乙方：</w:t>
      </w:r>
      <w:r>
        <w:rPr>
          <w:rFonts w:ascii="京东朗正体 玲珑" w:eastAsia="京东朗正体 玲珑" w:hAnsi="京东朗正体 玲珑"/>
          <w:sz w:val="21"/>
          <w:szCs w:val="21"/>
        </w:rPr>
        <w:t xml:space="preserve">      </w:t>
      </w:r>
    </w:p>
    <w:p w:rsidR="007A4C3E" w:rsidRDefault="00000000">
      <w:pPr>
        <w:pStyle w:val="ae"/>
        <w:spacing w:before="0" w:beforeAutospacing="0" w:after="0" w:afterAutospacing="0" w:line="360" w:lineRule="auto"/>
        <w:ind w:firstLine="426"/>
        <w:jc w:val="both"/>
        <w:rPr>
          <w:rFonts w:ascii="京东朗正体 正道" w:eastAsia="京东朗正体 正道" w:hAnsi="京东朗正体 正道"/>
          <w:sz w:val="21"/>
          <w:szCs w:val="21"/>
        </w:rPr>
      </w:pPr>
      <w:r>
        <w:rPr>
          <w:rFonts w:ascii="京东朗正体 正道" w:eastAsia="京东朗正体 正道" w:hAnsi="京东朗正体 正道" w:hint="eastAsia"/>
          <w:sz w:val="21"/>
          <w:szCs w:val="21"/>
        </w:rPr>
        <w:t xml:space="preserve">双方合作期间，为了更严格遵守《反不正当竞争法》及其他相关法律法规有关禁止商业贿赂行为的规定，维护双方共同利益，促进双方关系良好发展，经双方友好协商，达成如下协议： </w:t>
      </w:r>
    </w:p>
    <w:p w:rsidR="007A4C3E" w:rsidRDefault="00000000">
      <w:pPr>
        <w:pStyle w:val="af7"/>
        <w:numPr>
          <w:ilvl w:val="0"/>
          <w:numId w:val="19"/>
        </w:numPr>
        <w:adjustRightInd w:val="0"/>
        <w:spacing w:line="360" w:lineRule="auto"/>
        <w:ind w:left="0" w:firstLineChars="202" w:firstLine="424"/>
        <w:rPr>
          <w:rFonts w:ascii="京东朗正体 正道" w:eastAsia="京东朗正体 正道" w:hAnsi="京东朗正体 正道"/>
          <w:szCs w:val="21"/>
        </w:rPr>
      </w:pPr>
      <w:r>
        <w:rPr>
          <w:rFonts w:ascii="京东朗正体 正道" w:eastAsia="京东朗正体 正道" w:hAnsi="京东朗正体 正道" w:cs="宋体" w:hint="eastAsia"/>
          <w:kern w:val="0"/>
          <w:szCs w:val="21"/>
        </w:rPr>
        <w:t>本协议中的</w:t>
      </w:r>
      <w:r>
        <w:rPr>
          <w:rFonts w:ascii="京东朗正体 正道" w:eastAsia="京东朗正体 正道" w:hAnsi="京东朗正体 正道" w:cs="宋体" w:hint="eastAsia"/>
          <w:b/>
          <w:kern w:val="0"/>
          <w:szCs w:val="21"/>
        </w:rPr>
        <w:t>商业贿赂</w:t>
      </w:r>
      <w:r>
        <w:rPr>
          <w:rFonts w:ascii="京东朗正体 正道" w:eastAsia="京东朗正体 正道" w:hAnsi="京东朗正体 正道" w:cs="宋体" w:hint="eastAsia"/>
          <w:kern w:val="0"/>
          <w:szCs w:val="21"/>
        </w:rPr>
        <w:t>是指乙方（含乙方关联方或合作方）为谋求交易机会或竞争优势及其他合作的利益，乙方或乙方工作人员或乙方通过第三方给予甲方客户、甲方合作方、甲方员工及甲方员工利害相关人（“利害相关人”包含：员工的</w:t>
      </w:r>
      <w:r>
        <w:rPr>
          <w:rFonts w:ascii="京东朗正体 正道" w:eastAsia="京东朗正体 正道" w:hAnsi="京东朗正体 正道"/>
          <w:szCs w:val="21"/>
        </w:rPr>
        <w:t>配偶、直系和旁系亲属</w:t>
      </w:r>
      <w:r>
        <w:rPr>
          <w:rFonts w:ascii="京东朗正体 正道" w:eastAsia="京东朗正体 正道" w:hAnsi="京东朗正体 正道" w:hint="eastAsia"/>
          <w:szCs w:val="21"/>
        </w:rPr>
        <w:t>，</w:t>
      </w:r>
      <w:r>
        <w:rPr>
          <w:rFonts w:ascii="京东朗正体 正道" w:eastAsia="京东朗正体 正道" w:hAnsi="京东朗正体 正道"/>
          <w:szCs w:val="21"/>
        </w:rPr>
        <w:t>以及配偶的直系和旁系亲属；直系亲属的配偶</w:t>
      </w:r>
      <w:r>
        <w:rPr>
          <w:rFonts w:ascii="京东朗正体 正道" w:eastAsia="京东朗正体 正道" w:hAnsi="京东朗正体 正道" w:hint="eastAsia"/>
          <w:szCs w:val="21"/>
        </w:rPr>
        <w:t>；与员工存在</w:t>
      </w:r>
      <w:r>
        <w:rPr>
          <w:rFonts w:ascii="京东朗正体 正道" w:eastAsia="京东朗正体 正道" w:hAnsi="京东朗正体 正道"/>
          <w:szCs w:val="21"/>
        </w:rPr>
        <w:t>合伙、合作或联营的</w:t>
      </w:r>
      <w:r>
        <w:rPr>
          <w:rFonts w:ascii="京东朗正体 正道" w:eastAsia="京东朗正体 正道" w:hAnsi="京东朗正体 正道" w:hint="eastAsia"/>
          <w:szCs w:val="21"/>
        </w:rPr>
        <w:t>一致行动人，即与员工有共同经营活动的</w:t>
      </w:r>
      <w:r>
        <w:rPr>
          <w:rFonts w:ascii="京东朗正体 正道" w:eastAsia="京东朗正体 正道" w:hAnsi="京东朗正体 正道"/>
          <w:szCs w:val="21"/>
        </w:rPr>
        <w:t>自然人或法人</w:t>
      </w:r>
      <w:r>
        <w:rPr>
          <w:rFonts w:ascii="京东朗正体 正道" w:eastAsia="京东朗正体 正道" w:hAnsi="京东朗正体 正道" w:hint="eastAsia"/>
          <w:szCs w:val="21"/>
        </w:rPr>
        <w:t>；以及与员工有共同利益关系的</w:t>
      </w:r>
      <w:r>
        <w:rPr>
          <w:rFonts w:ascii="京东朗正体 正道" w:eastAsia="京东朗正体 正道" w:hAnsi="京东朗正体 正道"/>
          <w:szCs w:val="21"/>
        </w:rPr>
        <w:t>特殊关系人</w:t>
      </w:r>
      <w:r>
        <w:rPr>
          <w:rFonts w:ascii="京东朗正体 正道" w:eastAsia="京东朗正体 正道" w:hAnsi="京东朗正体 正道" w:cs="宋体" w:hint="eastAsia"/>
          <w:kern w:val="0"/>
          <w:szCs w:val="21"/>
        </w:rPr>
        <w:t>）的一切物质性及非物质性的直接或间接的不正当利益；或从甲方的合作方及其员工处收受一切物质性及非物质性的直接或间接的不正当利益；或乙方及/或乙方工作人员通过与甲方员工及甲方员工利害相关人</w:t>
      </w:r>
      <w:r>
        <w:rPr>
          <w:rFonts w:ascii="京东朗正体 正道" w:eastAsia="京东朗正体 正道" w:hAnsi="京东朗正体 正道" w:hint="eastAsia"/>
          <w:szCs w:val="21"/>
        </w:rPr>
        <w:t>恶意串通（包括但不限于：（1）虚假交易行为，即通过刷单、自买自卖、虚假销售或业绩考核等方式获取虚假的商品销量、成交金额等行为；（2）套利行为，即不正当套取包括但不限于京东款项、京东优惠券、京豆、红包及/或其他京东经营资源的行为；（3）其他侵占甲方资金或损害甲方利益的行为）获取的所有不正当利益。</w:t>
      </w:r>
    </w:p>
    <w:p w:rsidR="007A4C3E" w:rsidRDefault="00000000">
      <w:pPr>
        <w:adjustRightInd w:val="0"/>
        <w:spacing w:line="360" w:lineRule="auto"/>
        <w:ind w:firstLineChars="202" w:firstLine="424"/>
        <w:rPr>
          <w:rFonts w:ascii="京东朗正体 正道" w:eastAsia="京东朗正体 正道" w:hAnsi="京东朗正体 正道" w:cs="宋体"/>
          <w:kern w:val="0"/>
          <w:szCs w:val="21"/>
        </w:rPr>
      </w:pPr>
      <w:r>
        <w:rPr>
          <w:rFonts w:ascii="京东朗正体 正道" w:eastAsia="京东朗正体 正道" w:hAnsi="京东朗正体 正道" w:cs="宋体"/>
          <w:kern w:val="0"/>
          <w:szCs w:val="21"/>
        </w:rPr>
        <w:t>第</w:t>
      </w:r>
      <w:r>
        <w:rPr>
          <w:rFonts w:ascii="京东朗正体 正道" w:eastAsia="京东朗正体 正道" w:hAnsi="京东朗正体 正道" w:cs="宋体" w:hint="eastAsia"/>
          <w:kern w:val="0"/>
          <w:szCs w:val="21"/>
        </w:rPr>
        <w:t>二</w:t>
      </w:r>
      <w:r>
        <w:rPr>
          <w:rFonts w:ascii="京东朗正体 正道" w:eastAsia="京东朗正体 正道" w:hAnsi="京东朗正体 正道" w:cs="宋体"/>
          <w:kern w:val="0"/>
          <w:szCs w:val="21"/>
        </w:rPr>
        <w:t xml:space="preserve">条 </w:t>
      </w:r>
      <w:r>
        <w:rPr>
          <w:rFonts w:ascii="京东朗正体 正道" w:eastAsia="京东朗正体 正道" w:hAnsi="京东朗正体 正道" w:cs="宋体" w:hint="eastAsia"/>
          <w:b/>
          <w:kern w:val="0"/>
          <w:szCs w:val="21"/>
        </w:rPr>
        <w:t>不正当利益</w:t>
      </w:r>
      <w:r>
        <w:rPr>
          <w:rFonts w:ascii="京东朗正体 正道" w:eastAsia="京东朗正体 正道" w:hAnsi="京东朗正体 正道" w:cs="宋体" w:hint="eastAsia"/>
          <w:kern w:val="0"/>
          <w:szCs w:val="21"/>
        </w:rPr>
        <w:t>：包括物质性利益和非物质性利益。物质性利益是指能够直接用金钱价值加以衡量的利益。包括但不限于回扣、贿赂、私下佣金、借款、实物、现金或现金等价物（如：消费卡/券、提货券、购物卡、换购券、充值卡、交通卡、电话卡、各种话费的充值或其它可供使用或消费的充值、储值卡及其它形态的有价礼券或证券等）、支票及财产性权益、旅游、宴请、免费消费。非物质性利益是指难以直接用经济或金钱价值加以衡量的能满足人们需求和欲望的精神利益和其他不正当利益，是物质性利益以外的权益、优惠、便利以及其它好处。包括但不限于给予解决住房机会、迁移户口、调动工作、提拔职务、安排出国留学、享受免费的服务等方面的利益，以及给予荣誉、名誉、称号、资格、地位、特权。</w:t>
      </w:r>
    </w:p>
    <w:p w:rsidR="007A4C3E" w:rsidRDefault="00000000">
      <w:pPr>
        <w:pStyle w:val="ae"/>
        <w:spacing w:before="0" w:beforeAutospacing="0" w:after="0" w:afterAutospacing="0" w:line="360" w:lineRule="auto"/>
        <w:ind w:firstLineChars="202" w:firstLine="424"/>
        <w:jc w:val="both"/>
        <w:rPr>
          <w:rFonts w:ascii="京东朗正体 正道" w:eastAsia="京东朗正体 正道" w:hAnsi="京东朗正体 正道"/>
          <w:sz w:val="21"/>
          <w:szCs w:val="21"/>
        </w:rPr>
      </w:pPr>
      <w:r>
        <w:rPr>
          <w:rFonts w:ascii="京东朗正体 正道" w:eastAsia="京东朗正体 正道" w:hAnsi="京东朗正体 正道" w:hint="eastAsia"/>
          <w:sz w:val="21"/>
          <w:szCs w:val="21"/>
        </w:rPr>
        <w:t>第三条</w:t>
      </w:r>
      <w:r>
        <w:rPr>
          <w:rFonts w:ascii="京东朗正体 正道" w:eastAsia="京东朗正体 正道" w:hAnsi="京东朗正体 正道" w:hint="eastAsia"/>
          <w:b/>
          <w:sz w:val="21"/>
          <w:szCs w:val="21"/>
        </w:rPr>
        <w:t xml:space="preserve"> 利益冲突：</w:t>
      </w:r>
      <w:r>
        <w:rPr>
          <w:rFonts w:ascii="京东朗正体 正道" w:eastAsia="京东朗正体 正道" w:hAnsi="京东朗正体 正道" w:hint="eastAsia"/>
          <w:sz w:val="21"/>
          <w:szCs w:val="21"/>
        </w:rPr>
        <w:t>包括但不限于（1）乙方不得与甲方客户、甲方员工及甲方员工利害相关人</w:t>
      </w:r>
      <w:r>
        <w:rPr>
          <w:rFonts w:ascii="京东朗正体 正道" w:eastAsia="京东朗正体 正道" w:hAnsi="京东朗正体 正道"/>
          <w:sz w:val="21"/>
          <w:szCs w:val="21"/>
        </w:rPr>
        <w:t>存在任何形式的经济往来</w:t>
      </w:r>
      <w:r>
        <w:rPr>
          <w:rFonts w:ascii="京东朗正体 正道" w:eastAsia="京东朗正体 正道" w:hAnsi="京东朗正体 正道" w:hint="eastAsia"/>
          <w:sz w:val="21"/>
          <w:szCs w:val="21"/>
        </w:rPr>
        <w:t>；（2）乙方的股东、监事、经理、高级管理人员、合作项目负责人及项目成员及</w:t>
      </w:r>
      <w:r>
        <w:rPr>
          <w:rFonts w:ascii="京东朗正体 正道" w:eastAsia="京东朗正体 正道" w:hAnsi="京东朗正体 正道"/>
          <w:sz w:val="21"/>
          <w:szCs w:val="21"/>
        </w:rPr>
        <w:t>前述人员的利害相关人</w:t>
      </w:r>
      <w:r>
        <w:rPr>
          <w:rFonts w:ascii="京东朗正体 正道" w:eastAsia="京东朗正体 正道" w:hAnsi="京东朗正体 正道" w:hint="eastAsia"/>
          <w:sz w:val="21"/>
          <w:szCs w:val="21"/>
        </w:rPr>
        <w:t>（定义与本协议第一条提及的“利害相关人”一致）系甲方客户、甲方员工或甲方员工利害相关人的，须在合作前以书面方式如实、全面告知甲方。（3）双方合作过程中，乙方不得允许甲方员工及甲方员工利害相关人持有或由第三方代持有乙方股权（但通过公开的证券交易市场</w:t>
      </w:r>
      <w:r>
        <w:rPr>
          <w:rFonts w:ascii="京东朗正体 正道" w:eastAsia="京东朗正体 正道" w:hAnsi="京东朗正体 正道" w:hint="eastAsia"/>
          <w:sz w:val="21"/>
          <w:szCs w:val="21"/>
        </w:rPr>
        <w:lastRenderedPageBreak/>
        <w:t>且低于发行在外5%的权益、通过直接或间接持有无实际控制权的基金、或通过受益人非本人或利益代言人的信托方式持有的股份除外），亦不得聘用甲方员工或甲方员工利害相关人（包括但不限于建立正式劳动关系、劳务派遣、外包服务、兼职、咨询顾问等其他形式）。（4）乙方</w:t>
      </w:r>
      <w:r>
        <w:rPr>
          <w:rFonts w:ascii="京东朗正体 正道" w:eastAsia="京东朗正体 正道" w:hAnsi="京东朗正体 正道"/>
          <w:sz w:val="21"/>
          <w:szCs w:val="21"/>
        </w:rPr>
        <w:t>不得是由甲方辞退的人员或自甲方主动离职不到1年的人员或其利害相关人开设的公司或其所持股份（大于或等于5%）的公司、或由其实际控制的公司，</w:t>
      </w:r>
      <w:r>
        <w:rPr>
          <w:rFonts w:ascii="京东朗正体 正道" w:eastAsia="京东朗正体 正道" w:hAnsi="京东朗正体 正道" w:hint="eastAsia"/>
          <w:sz w:val="21"/>
          <w:szCs w:val="21"/>
        </w:rPr>
        <w:t>亦不得雇佣前述人员或其利害相关人对接甲方业务。（5）乙方不得通过不正当利益贿赂甲方客户，要求客户购买乙方商品。</w:t>
      </w:r>
    </w:p>
    <w:p w:rsidR="007A4C3E" w:rsidRDefault="00000000">
      <w:pPr>
        <w:adjustRightInd w:val="0"/>
        <w:spacing w:line="360" w:lineRule="auto"/>
        <w:ind w:firstLineChars="200" w:firstLine="420"/>
        <w:rPr>
          <w:rFonts w:ascii="京东朗正体 正道" w:eastAsia="京东朗正体 正道" w:hAnsi="京东朗正体 正道" w:cs="宋体"/>
          <w:kern w:val="0"/>
          <w:szCs w:val="21"/>
        </w:rPr>
      </w:pPr>
      <w:r>
        <w:rPr>
          <w:rFonts w:ascii="京东朗正体 正道" w:eastAsia="京东朗正体 正道" w:hAnsi="京东朗正体 正道" w:cs="宋体" w:hint="eastAsia"/>
          <w:kern w:val="0"/>
          <w:szCs w:val="21"/>
        </w:rPr>
        <w:t xml:space="preserve">第四条 </w:t>
      </w:r>
      <w:r>
        <w:rPr>
          <w:rFonts w:ascii="京东朗正体 正道" w:eastAsia="京东朗正体 正道" w:hAnsi="京东朗正体 正道" w:cs="宋体" w:hint="eastAsia"/>
          <w:b/>
          <w:kern w:val="0"/>
          <w:szCs w:val="21"/>
        </w:rPr>
        <w:t>若乙方违反上述任一条款，甲方有权单方部分或全部终止与乙方的合同，并暂缓向乙方支付未结款项，且无需承担违约责任，直至乙方的违约行为得以完全纠正或双方协商一致达成解决方案。同时乙方应向甲方支付</w:t>
      </w:r>
      <w:r>
        <w:rPr>
          <w:rFonts w:ascii="京东朗正体 正道" w:eastAsia="京东朗正体 正道" w:hAnsi="京东朗正体 正道" w:cs="宋体"/>
          <w:b/>
          <w:kern w:val="0"/>
          <w:szCs w:val="21"/>
        </w:rPr>
        <w:t>50万元违约金或者支付合作期间订单（合同）金额的50%作为违约金，两者以高者为准。</w:t>
      </w:r>
      <w:r>
        <w:rPr>
          <w:rFonts w:ascii="京东朗正体 正道" w:eastAsia="京东朗正体 正道" w:hAnsi="京东朗正体 正道" w:cs="宋体" w:hint="eastAsia"/>
          <w:b/>
          <w:kern w:val="0"/>
          <w:szCs w:val="21"/>
        </w:rPr>
        <w:t>鉴于上述行为严重破坏经营秩序，损害营商环境，乙方充分知悉并认可上述违约金为惩罚性违约金</w:t>
      </w:r>
      <w:r>
        <w:rPr>
          <w:rFonts w:ascii="京东朗正体 正道" w:eastAsia="京东朗正体 正道" w:hAnsi="京东朗正体 正道" w:hint="eastAsia"/>
          <w:b/>
          <w:szCs w:val="21"/>
        </w:rPr>
        <w:t>。在任何情况下，乙方均同意按照本条款约定全额支付违约金。乙方应于甲方发现违约行为之日起5个工作日内支付违约金，如未及时支付，甲方有权</w:t>
      </w:r>
      <w:r>
        <w:rPr>
          <w:rFonts w:ascii="京东朗正体 正道" w:eastAsia="京东朗正体 正道" w:hAnsi="京东朗正体 正道" w:hint="eastAsia"/>
          <w:b/>
          <w:bCs/>
          <w:szCs w:val="21"/>
        </w:rPr>
        <w:t>停止结算货款、质保金，通知第三方支付机构止付乙方京东钱包，且有权</w:t>
      </w:r>
      <w:r>
        <w:rPr>
          <w:rFonts w:ascii="京东朗正体 正道" w:eastAsia="京东朗正体 正道" w:hAnsi="京东朗正体 正道" w:hint="eastAsia"/>
          <w:b/>
          <w:szCs w:val="21"/>
        </w:rPr>
        <w:t>从合同款项中直接扣除。</w:t>
      </w:r>
      <w:r>
        <w:rPr>
          <w:rFonts w:ascii="京东朗正体 正道" w:eastAsia="京东朗正体 正道" w:hAnsi="京东朗正体 正道" w:cs="宋体"/>
          <w:b/>
          <w:kern w:val="0"/>
          <w:szCs w:val="21"/>
        </w:rPr>
        <w:t>同时，乙方及其实际控制、代理的或协助乙方业务的公司将被列入失信</w:t>
      </w:r>
      <w:r>
        <w:rPr>
          <w:rFonts w:ascii="京东朗正体 正道" w:eastAsia="京东朗正体 正道" w:hAnsi="京东朗正体 正道" w:cs="宋体" w:hint="eastAsia"/>
          <w:b/>
          <w:kern w:val="0"/>
          <w:szCs w:val="21"/>
        </w:rPr>
        <w:t>名单，即为永不合作的供应商。</w:t>
      </w:r>
    </w:p>
    <w:p w:rsidR="007A4C3E" w:rsidRDefault="00000000">
      <w:pPr>
        <w:adjustRightInd w:val="0"/>
        <w:spacing w:line="360" w:lineRule="auto"/>
        <w:ind w:firstLineChars="200" w:firstLine="420"/>
        <w:rPr>
          <w:rFonts w:ascii="京东朗正体 正道" w:eastAsia="京东朗正体 正道" w:hAnsi="京东朗正体 正道" w:cs="宋体"/>
          <w:kern w:val="0"/>
          <w:szCs w:val="21"/>
        </w:rPr>
      </w:pPr>
      <w:r>
        <w:rPr>
          <w:rFonts w:ascii="京东朗正体 正道" w:eastAsia="京东朗正体 正道" w:hAnsi="京东朗正体 正道" w:cs="宋体" w:hint="eastAsia"/>
          <w:kern w:val="0"/>
          <w:szCs w:val="21"/>
        </w:rPr>
        <w:t xml:space="preserve">第五条 </w:t>
      </w:r>
      <w:r>
        <w:rPr>
          <w:rFonts w:ascii="京东朗正体 正道" w:eastAsia="京东朗正体 正道" w:hAnsi="京东朗正体 正道" w:cs="宋体" w:hint="eastAsia"/>
          <w:b/>
          <w:kern w:val="0"/>
          <w:szCs w:val="21"/>
        </w:rPr>
        <w:t>若乙方违反上述任一条款，除应根据上述第四条承担的惩罚性违约金外，还应赔偿甲方损失，包括但不限于甲方的实际损失、预期利益损失、商誉损失及其他直接和间接损失等；如甲方损失难以计算的，</w:t>
      </w:r>
      <w:r>
        <w:rPr>
          <w:rStyle w:val="af4"/>
          <w:rFonts w:ascii="京东朗正体 正道" w:eastAsia="京东朗正体 正道" w:hAnsi="京东朗正体 正道"/>
        </w:rPr>
        <w:t>以乙方因违约行为获得的全部收益视为甲方损失</w:t>
      </w:r>
      <w:r>
        <w:rPr>
          <w:rFonts w:ascii="京东朗正体 正道" w:eastAsia="京东朗正体 正道" w:hAnsi="京东朗正体 正道" w:cs="宋体" w:hint="eastAsia"/>
          <w:kern w:val="0"/>
          <w:szCs w:val="21"/>
        </w:rPr>
        <w:t>。乙方应于甲方发现该等违约行为之日起5个工作日内向甲方支付损失赔偿，如未及时支付，甲方有权从合同款项中直接扣除，不足部分甲方有权向乙方进行追偿。</w:t>
      </w:r>
    </w:p>
    <w:p w:rsidR="007A4C3E" w:rsidRDefault="00000000">
      <w:pPr>
        <w:adjustRightInd w:val="0"/>
        <w:spacing w:line="360" w:lineRule="auto"/>
        <w:ind w:firstLineChars="200" w:firstLine="420"/>
        <w:rPr>
          <w:rFonts w:ascii="京东朗正体 正道" w:eastAsia="京东朗正体 正道" w:hAnsi="京东朗正体 正道" w:cs="宋体"/>
          <w:kern w:val="0"/>
          <w:szCs w:val="21"/>
        </w:rPr>
      </w:pPr>
      <w:r>
        <w:rPr>
          <w:rFonts w:ascii="京东朗正体 正道" w:eastAsia="京东朗正体 正道" w:hAnsi="京东朗正体 正道" w:cs="宋体" w:hint="eastAsia"/>
          <w:kern w:val="0"/>
          <w:szCs w:val="21"/>
        </w:rPr>
        <w:t>第六条 对于乙方，无论是主动还是被动发生第一条、第二条、第三条所示行为的，如果主动向甲方提供有效信息，甲方将与乙方继续合作并给予相应的奖励，对于上述情形的处理甲方有完全的判断权和自主权，乙方认可并自愿接受处理结果。</w:t>
      </w:r>
    </w:p>
    <w:p w:rsidR="007A4C3E" w:rsidRDefault="00000000">
      <w:pPr>
        <w:adjustRightInd w:val="0"/>
        <w:spacing w:line="360" w:lineRule="auto"/>
        <w:ind w:firstLineChars="200" w:firstLine="420"/>
        <w:rPr>
          <w:rFonts w:ascii="京东朗正体 正道" w:eastAsia="京东朗正体 正道" w:hAnsi="京东朗正体 正道" w:cs="宋体"/>
          <w:kern w:val="0"/>
          <w:szCs w:val="21"/>
        </w:rPr>
      </w:pPr>
      <w:r>
        <w:rPr>
          <w:rFonts w:ascii="京东朗正体 正道" w:eastAsia="京东朗正体 正道" w:hAnsi="京东朗正体 正道" w:cs="宋体" w:hint="eastAsia"/>
          <w:kern w:val="0"/>
          <w:szCs w:val="21"/>
        </w:rPr>
        <w:t>第七条 若乙方有知悉/怀疑甲方员工有违反上述规定的，欢迎与甲方监察部联系。信息提供者提供的有关商业贿赂行为的信息一经查实，甲方将根据</w:t>
      </w:r>
      <w:r>
        <w:rPr>
          <w:rFonts w:ascii="京东朗正体 正道" w:eastAsia="京东朗正体 正道" w:hAnsi="京东朗正体 正道" w:cs="Segoe UI"/>
          <w:color w:val="1B1B1B"/>
          <w:szCs w:val="21"/>
          <w:shd w:val="clear" w:color="auto" w:fill="FFFFFF"/>
        </w:rPr>
        <w:t>线索的有效性、</w:t>
      </w:r>
      <w:r>
        <w:rPr>
          <w:rFonts w:ascii="京东朗正体 正道" w:eastAsia="京东朗正体 正道" w:hAnsi="京东朗正体 正道" w:cs="Segoe UI" w:hint="eastAsia"/>
          <w:color w:val="1B1B1B"/>
          <w:szCs w:val="21"/>
          <w:shd w:val="clear" w:color="auto" w:fill="FFFFFF"/>
        </w:rPr>
        <w:t>事件</w:t>
      </w:r>
      <w:r>
        <w:rPr>
          <w:rFonts w:ascii="京东朗正体 正道" w:eastAsia="京东朗正体 正道" w:hAnsi="京东朗正体 正道" w:cs="Segoe UI"/>
          <w:color w:val="1B1B1B"/>
          <w:szCs w:val="21"/>
          <w:shd w:val="clear" w:color="auto" w:fill="FFFFFF"/>
        </w:rPr>
        <w:t>性质及</w:t>
      </w:r>
      <w:r>
        <w:rPr>
          <w:rFonts w:ascii="京东朗正体 正道" w:eastAsia="京东朗正体 正道" w:hAnsi="京东朗正体 正道" w:cs="Segoe UI" w:hint="eastAsia"/>
          <w:color w:val="1B1B1B"/>
          <w:szCs w:val="21"/>
          <w:shd w:val="clear" w:color="auto" w:fill="FFFFFF"/>
        </w:rPr>
        <w:t>影响</w:t>
      </w:r>
      <w:r>
        <w:rPr>
          <w:rFonts w:ascii="京东朗正体 正道" w:eastAsia="京东朗正体 正道" w:hAnsi="京东朗正体 正道" w:cs="Segoe UI"/>
          <w:color w:val="1B1B1B"/>
          <w:szCs w:val="21"/>
          <w:shd w:val="clear" w:color="auto" w:fill="FFFFFF"/>
        </w:rPr>
        <w:t>程度</w:t>
      </w:r>
      <w:r>
        <w:rPr>
          <w:rFonts w:ascii="京东朗正体 正道" w:eastAsia="京东朗正体 正道" w:hAnsi="京东朗正体 正道" w:cs="宋体" w:hint="eastAsia"/>
          <w:kern w:val="0"/>
          <w:szCs w:val="21"/>
        </w:rPr>
        <w:t>给予信息提供者5000元至1000万元人民币的现金奖励或相应广告</w:t>
      </w:r>
      <w:r>
        <w:rPr>
          <w:rFonts w:ascii="京东朗正体 正道" w:eastAsia="京东朗正体 正道" w:hAnsi="京东朗正体 正道" w:cs="宋体"/>
          <w:kern w:val="0"/>
          <w:szCs w:val="21"/>
        </w:rPr>
        <w:t>、促销</w:t>
      </w:r>
      <w:r>
        <w:rPr>
          <w:rFonts w:ascii="京东朗正体 正道" w:eastAsia="京东朗正体 正道" w:hAnsi="京东朗正体 正道" w:cs="宋体" w:hint="eastAsia"/>
          <w:kern w:val="0"/>
          <w:szCs w:val="21"/>
        </w:rPr>
        <w:t>等</w:t>
      </w:r>
      <w:r>
        <w:rPr>
          <w:rFonts w:ascii="京东朗正体 正道" w:eastAsia="京东朗正体 正道" w:hAnsi="京东朗正体 正道" w:cs="宋体"/>
          <w:kern w:val="0"/>
          <w:szCs w:val="21"/>
        </w:rPr>
        <w:t>资源</w:t>
      </w:r>
      <w:r>
        <w:rPr>
          <w:rFonts w:ascii="京东朗正体 正道" w:eastAsia="京东朗正体 正道" w:hAnsi="京东朗正体 正道" w:cs="宋体" w:hint="eastAsia"/>
          <w:kern w:val="0"/>
          <w:szCs w:val="21"/>
        </w:rPr>
        <w:t>类</w:t>
      </w:r>
      <w:r>
        <w:rPr>
          <w:rFonts w:ascii="京东朗正体 正道" w:eastAsia="京东朗正体 正道" w:hAnsi="京东朗正体 正道" w:cs="宋体"/>
          <w:kern w:val="0"/>
          <w:szCs w:val="21"/>
        </w:rPr>
        <w:t>奖励</w:t>
      </w:r>
      <w:r>
        <w:rPr>
          <w:rFonts w:ascii="京东朗正体 正道" w:eastAsia="京东朗正体 正道" w:hAnsi="京东朗正体 正道" w:cs="宋体" w:hint="eastAsia"/>
          <w:kern w:val="0"/>
          <w:szCs w:val="21"/>
        </w:rPr>
        <w:t>（最低不少于人民币5000元）。</w:t>
      </w:r>
    </w:p>
    <w:p w:rsidR="007A4C3E" w:rsidRDefault="00000000">
      <w:pPr>
        <w:adjustRightInd w:val="0"/>
        <w:spacing w:line="360" w:lineRule="auto"/>
        <w:ind w:firstLineChars="200" w:firstLine="420"/>
        <w:rPr>
          <w:rFonts w:ascii="京东朗正体 正道" w:eastAsia="京东朗正体 正道" w:hAnsi="京东朗正体 正道" w:cs="宋体"/>
          <w:kern w:val="0"/>
          <w:szCs w:val="21"/>
        </w:rPr>
      </w:pPr>
      <w:r>
        <w:rPr>
          <w:rFonts w:ascii="京东朗正体 正道" w:eastAsia="京东朗正体 正道" w:hAnsi="京东朗正体 正道" w:cs="宋体" w:hint="eastAsia"/>
          <w:kern w:val="0"/>
          <w:szCs w:val="21"/>
        </w:rPr>
        <w:t>甲方设有腐败举报中心，并设定专用渠道接受乙方的投诉：邮箱：jiancha@jd.com，电话：</w:t>
      </w:r>
      <w:r>
        <w:rPr>
          <w:rFonts w:ascii="京东朗正体 正道" w:eastAsia="京东朗正体 正道" w:hAnsi="京东朗正体 正道" w:cs="宋体"/>
          <w:kern w:val="0"/>
          <w:szCs w:val="21"/>
        </w:rPr>
        <w:t>400-601-3618</w:t>
      </w:r>
      <w:r>
        <w:rPr>
          <w:rFonts w:ascii="京东朗正体 正道" w:eastAsia="京东朗正体 正道" w:hAnsi="京东朗正体 正道" w:cs="宋体" w:hint="eastAsia"/>
          <w:kern w:val="0"/>
          <w:szCs w:val="21"/>
        </w:rPr>
        <w:t>转4。甲方会对所有信息提供者及所提供的全部资料严格保密。</w:t>
      </w:r>
    </w:p>
    <w:p w:rsidR="007A4C3E" w:rsidRDefault="00000000">
      <w:pPr>
        <w:adjustRightInd w:val="0"/>
        <w:spacing w:afterLines="50" w:after="156"/>
        <w:ind w:firstLineChars="200" w:firstLine="420"/>
        <w:jc w:val="center"/>
        <w:rPr>
          <w:rFonts w:ascii="京东朗正体 正道" w:eastAsia="京东朗正体 正道" w:hAnsi="京东朗正体 正道" w:cs="宋体"/>
          <w:kern w:val="0"/>
          <w:szCs w:val="21"/>
        </w:rPr>
      </w:pPr>
      <w:r>
        <w:rPr>
          <w:rFonts w:ascii="京东朗正体 正道" w:eastAsia="京东朗正体 正道" w:hAnsi="京东朗正体 正道" w:cs="宋体" w:hint="eastAsia"/>
          <w:kern w:val="0"/>
          <w:szCs w:val="21"/>
        </w:rPr>
        <w:t>（以下无正文）</w:t>
      </w:r>
    </w:p>
    <w:p w:rsidR="007A4C3E" w:rsidRDefault="007A4C3E">
      <w:pPr>
        <w:spacing w:afterLines="50" w:after="156"/>
        <w:rPr>
          <w:rFonts w:ascii="京东朗正体 正道" w:eastAsia="京东朗正体 正道" w:hAnsi="京东朗正体 正道"/>
        </w:rPr>
      </w:pPr>
    </w:p>
    <w:p w:rsidR="007A4C3E" w:rsidRDefault="00000000">
      <w:pPr>
        <w:pStyle w:val="ae"/>
        <w:spacing w:before="0" w:beforeAutospacing="0" w:afterLines="50" w:after="156" w:afterAutospacing="0"/>
        <w:ind w:firstLine="480"/>
        <w:jc w:val="both"/>
        <w:rPr>
          <w:rFonts w:ascii="京东朗正体 正道" w:eastAsia="京东朗正体 正道" w:hAnsi="京东朗正体 正道" w:cs="Times New Roman"/>
          <w:sz w:val="21"/>
          <w:szCs w:val="21"/>
        </w:rPr>
      </w:pPr>
      <w:r>
        <w:rPr>
          <w:rFonts w:ascii="京东朗正体 正道" w:eastAsia="京东朗正体 正道" w:hAnsi="京东朗正体 正道" w:cs="Times New Roman" w:hint="eastAsia"/>
          <w:sz w:val="21"/>
          <w:szCs w:val="21"/>
        </w:rPr>
        <w:lastRenderedPageBreak/>
        <w:t xml:space="preserve">甲方： </w:t>
      </w:r>
      <w:r>
        <w:rPr>
          <w:rFonts w:ascii="京东朗正体 玲珑" w:eastAsia="京东朗正体 玲珑" w:hAnsi="京东朗正体 玲珑" w:cs="Tahoma" w:hint="eastAsia"/>
          <w:sz w:val="22"/>
        </w:rPr>
        <w:t>京东科技控股股份有限公司</w:t>
      </w:r>
      <w:r>
        <w:rPr>
          <w:rFonts w:ascii="京东朗正体 正道" w:eastAsia="京东朗正体 正道" w:hAnsi="京东朗正体 正道" w:cs="Times New Roman"/>
          <w:sz w:val="21"/>
          <w:szCs w:val="21"/>
        </w:rPr>
        <w:tab/>
      </w:r>
      <w:r>
        <w:rPr>
          <w:rFonts w:ascii="京东朗正体 正道" w:eastAsia="京东朗正体 正道" w:hAnsi="京东朗正体 正道" w:cs="Times New Roman"/>
          <w:sz w:val="21"/>
          <w:szCs w:val="21"/>
        </w:rPr>
        <w:tab/>
      </w:r>
      <w:r>
        <w:rPr>
          <w:rFonts w:ascii="京东朗正体 正道" w:eastAsia="京东朗正体 正道" w:hAnsi="京东朗正体 正道" w:cs="Times New Roman" w:hint="eastAsia"/>
          <w:sz w:val="21"/>
          <w:szCs w:val="21"/>
          <w:shd w:val="clear" w:color="auto" w:fill="FFFF00"/>
        </w:rPr>
        <w:t>乙方：</w:t>
      </w:r>
      <w:r>
        <w:rPr>
          <w:rFonts w:ascii="京东朗正体 正道" w:eastAsia="京东朗正体 正道" w:hAnsi="京东朗正体 正道" w:cs="Times New Roman" w:hint="eastAsia"/>
          <w:sz w:val="21"/>
          <w:szCs w:val="21"/>
        </w:rPr>
        <w:t xml:space="preserve">              </w:t>
      </w:r>
    </w:p>
    <w:p w:rsidR="007A4C3E" w:rsidRDefault="00000000">
      <w:pPr>
        <w:pStyle w:val="ae"/>
        <w:spacing w:before="0" w:beforeAutospacing="0" w:afterLines="50" w:after="156" w:afterAutospacing="0"/>
        <w:ind w:firstLine="480"/>
        <w:jc w:val="both"/>
        <w:rPr>
          <w:rFonts w:ascii="京东朗正体 正道" w:eastAsia="京东朗正体 正道" w:hAnsi="京东朗正体 正道" w:cs="Times New Roman"/>
          <w:sz w:val="21"/>
          <w:szCs w:val="21"/>
        </w:rPr>
      </w:pPr>
      <w:r>
        <w:rPr>
          <w:rFonts w:ascii="京东朗正体 正道" w:eastAsia="京东朗正体 正道" w:hAnsi="京东朗正体 正道" w:cs="Times New Roman" w:hint="eastAsia"/>
          <w:sz w:val="21"/>
          <w:szCs w:val="21"/>
        </w:rPr>
        <w:t xml:space="preserve">日期：                              </w:t>
      </w:r>
      <w:r>
        <w:rPr>
          <w:rFonts w:ascii="京东朗正体 正道" w:eastAsia="京东朗正体 正道" w:hAnsi="京东朗正体 正道" w:cs="Times New Roman"/>
          <w:sz w:val="21"/>
          <w:szCs w:val="21"/>
        </w:rPr>
        <w:tab/>
      </w:r>
      <w:r>
        <w:rPr>
          <w:rFonts w:ascii="京东朗正体 正道" w:eastAsia="京东朗正体 正道" w:hAnsi="京东朗正体 正道" w:cs="Times New Roman" w:hint="eastAsia"/>
          <w:sz w:val="21"/>
          <w:szCs w:val="21"/>
        </w:rPr>
        <w:t xml:space="preserve">日期：              </w:t>
      </w:r>
    </w:p>
    <w:p w:rsidR="007A4C3E" w:rsidRDefault="007A4C3E">
      <w:pPr>
        <w:pStyle w:val="ae"/>
        <w:spacing w:before="0" w:beforeAutospacing="0" w:after="0" w:afterAutospacing="0" w:line="360" w:lineRule="auto"/>
        <w:jc w:val="both"/>
        <w:rPr>
          <w:rFonts w:ascii="京东朗正体 玲珑" w:eastAsia="京东朗正体 玲珑" w:hAnsi="京东朗正体 玲珑"/>
          <w:sz w:val="21"/>
          <w:szCs w:val="21"/>
        </w:rPr>
      </w:pPr>
    </w:p>
    <w:bookmarkEnd w:id="10"/>
    <w:p w:rsidR="007A4C3E" w:rsidRDefault="007A4C3E">
      <w:pPr>
        <w:rPr>
          <w:rFonts w:ascii="京东朗正体 玲珑" w:eastAsia="京东朗正体 玲珑" w:hAnsi="京东朗正体 玲珑"/>
          <w:kern w:val="0"/>
          <w:szCs w:val="21"/>
        </w:rPr>
      </w:pPr>
    </w:p>
    <w:p w:rsidR="007A4C3E" w:rsidRDefault="007A4C3E">
      <w:pPr>
        <w:rPr>
          <w:rFonts w:ascii="京东朗正体 玲珑" w:eastAsia="京东朗正体 玲珑" w:hAnsi="京东朗正体 玲珑"/>
          <w:kern w:val="0"/>
          <w:szCs w:val="21"/>
        </w:rPr>
      </w:pPr>
    </w:p>
    <w:p w:rsidR="007A4C3E" w:rsidRDefault="007A4C3E">
      <w:pPr>
        <w:rPr>
          <w:rFonts w:ascii="京东朗正体 玲珑" w:eastAsia="京东朗正体 玲珑" w:hAnsi="京东朗正体 玲珑"/>
          <w:kern w:val="0"/>
          <w:szCs w:val="21"/>
        </w:rPr>
      </w:pPr>
    </w:p>
    <w:p w:rsidR="007A4C3E" w:rsidRDefault="007A4C3E">
      <w:pPr>
        <w:rPr>
          <w:rFonts w:ascii="京东朗正体 玲珑" w:eastAsia="京东朗正体 玲珑" w:hAnsi="京东朗正体 玲珑"/>
          <w:kern w:val="0"/>
          <w:szCs w:val="21"/>
        </w:rPr>
      </w:pPr>
    </w:p>
    <w:p w:rsidR="007A4C3E" w:rsidRDefault="007A4C3E">
      <w:pPr>
        <w:rPr>
          <w:rFonts w:ascii="京东朗正体 玲珑" w:eastAsia="京东朗正体 玲珑" w:hAnsi="京东朗正体 玲珑"/>
          <w:kern w:val="0"/>
          <w:szCs w:val="21"/>
        </w:rPr>
      </w:pPr>
    </w:p>
    <w:p w:rsidR="007A4C3E" w:rsidRDefault="007A4C3E">
      <w:pPr>
        <w:rPr>
          <w:rFonts w:ascii="京东朗正体 玲珑" w:eastAsia="京东朗正体 玲珑" w:hAnsi="京东朗正体 玲珑"/>
          <w:kern w:val="0"/>
          <w:szCs w:val="21"/>
        </w:rPr>
      </w:pPr>
    </w:p>
    <w:p w:rsidR="007A4C3E" w:rsidRDefault="007A4C3E">
      <w:pPr>
        <w:rPr>
          <w:rFonts w:ascii="京东朗正体 玲珑" w:eastAsia="京东朗正体 玲珑" w:hAnsi="京东朗正体 玲珑"/>
          <w:kern w:val="0"/>
          <w:szCs w:val="21"/>
        </w:rPr>
      </w:pPr>
    </w:p>
    <w:p w:rsidR="007A4C3E" w:rsidRDefault="007A4C3E">
      <w:pPr>
        <w:rPr>
          <w:rFonts w:ascii="京东朗正体 玲珑" w:eastAsia="京东朗正体 玲珑" w:hAnsi="京东朗正体 玲珑"/>
          <w:kern w:val="0"/>
          <w:szCs w:val="21"/>
        </w:rPr>
      </w:pPr>
    </w:p>
    <w:p w:rsidR="007A4C3E" w:rsidRDefault="007A4C3E">
      <w:pPr>
        <w:rPr>
          <w:rFonts w:ascii="京东朗正体 玲珑" w:eastAsia="京东朗正体 玲珑" w:hAnsi="京东朗正体 玲珑"/>
          <w:kern w:val="0"/>
          <w:szCs w:val="21"/>
        </w:rPr>
      </w:pPr>
    </w:p>
    <w:p w:rsidR="007A4C3E" w:rsidRDefault="007A4C3E">
      <w:pPr>
        <w:rPr>
          <w:rFonts w:ascii="京东朗正体 玲珑" w:eastAsia="京东朗正体 玲珑" w:hAnsi="京东朗正体 玲珑"/>
          <w:kern w:val="0"/>
          <w:szCs w:val="21"/>
        </w:rPr>
      </w:pPr>
    </w:p>
    <w:p w:rsidR="007A4C3E" w:rsidRDefault="007A4C3E">
      <w:pPr>
        <w:rPr>
          <w:rFonts w:ascii="京东朗正体 玲珑" w:eastAsia="京东朗正体 玲珑" w:hAnsi="京东朗正体 玲珑"/>
          <w:kern w:val="0"/>
          <w:szCs w:val="21"/>
        </w:rPr>
      </w:pPr>
    </w:p>
    <w:p w:rsidR="007A4C3E" w:rsidRDefault="007A4C3E">
      <w:pPr>
        <w:rPr>
          <w:rFonts w:ascii="京东朗正体 玲珑" w:eastAsia="京东朗正体 玲珑" w:hAnsi="京东朗正体 玲珑"/>
          <w:kern w:val="0"/>
          <w:szCs w:val="21"/>
        </w:rPr>
      </w:pPr>
    </w:p>
    <w:p w:rsidR="007A4C3E" w:rsidRDefault="007A4C3E">
      <w:pPr>
        <w:rPr>
          <w:rFonts w:ascii="京东朗正体 玲珑" w:eastAsia="京东朗正体 玲珑" w:hAnsi="京东朗正体 玲珑"/>
          <w:kern w:val="0"/>
          <w:szCs w:val="21"/>
        </w:rPr>
      </w:pPr>
    </w:p>
    <w:p w:rsidR="007A4C3E" w:rsidRDefault="007A4C3E">
      <w:pPr>
        <w:rPr>
          <w:rFonts w:ascii="京东朗正体 玲珑" w:eastAsia="京东朗正体 玲珑" w:hAnsi="京东朗正体 玲珑"/>
          <w:kern w:val="0"/>
          <w:szCs w:val="21"/>
        </w:rPr>
      </w:pPr>
    </w:p>
    <w:p w:rsidR="007A4C3E" w:rsidRDefault="007A4C3E">
      <w:pPr>
        <w:rPr>
          <w:rFonts w:ascii="京东朗正体 玲珑" w:eastAsia="京东朗正体 玲珑" w:hAnsi="京东朗正体 玲珑"/>
          <w:kern w:val="0"/>
          <w:szCs w:val="21"/>
        </w:rPr>
      </w:pPr>
    </w:p>
    <w:p w:rsidR="007A4C3E" w:rsidRDefault="007A4C3E">
      <w:pPr>
        <w:rPr>
          <w:rFonts w:ascii="京东朗正体 玲珑" w:eastAsia="京东朗正体 玲珑" w:hAnsi="京东朗正体 玲珑"/>
          <w:kern w:val="0"/>
          <w:szCs w:val="21"/>
        </w:rPr>
      </w:pPr>
    </w:p>
    <w:p w:rsidR="007A4C3E" w:rsidRDefault="007A4C3E">
      <w:pPr>
        <w:rPr>
          <w:rFonts w:ascii="京东朗正体 玲珑" w:eastAsia="京东朗正体 玲珑" w:hAnsi="京东朗正体 玲珑"/>
          <w:kern w:val="0"/>
          <w:szCs w:val="21"/>
        </w:rPr>
      </w:pPr>
    </w:p>
    <w:p w:rsidR="007A4C3E" w:rsidRDefault="007A4C3E">
      <w:pPr>
        <w:rPr>
          <w:rFonts w:ascii="京东朗正体 玲珑" w:eastAsia="京东朗正体 玲珑" w:hAnsi="京东朗正体 玲珑"/>
          <w:kern w:val="0"/>
          <w:szCs w:val="21"/>
        </w:rPr>
      </w:pPr>
    </w:p>
    <w:p w:rsidR="007A4C3E" w:rsidRDefault="007A4C3E">
      <w:pPr>
        <w:rPr>
          <w:rFonts w:ascii="京东朗正体 玲珑" w:eastAsia="京东朗正体 玲珑" w:hAnsi="京东朗正体 玲珑"/>
          <w:kern w:val="0"/>
          <w:szCs w:val="21"/>
        </w:rPr>
      </w:pPr>
    </w:p>
    <w:p w:rsidR="007A4C3E" w:rsidRDefault="007A4C3E">
      <w:pPr>
        <w:rPr>
          <w:rFonts w:ascii="京东朗正体 玲珑" w:eastAsia="京东朗正体 玲珑" w:hAnsi="京东朗正体 玲珑"/>
          <w:kern w:val="0"/>
          <w:szCs w:val="21"/>
        </w:rPr>
      </w:pPr>
    </w:p>
    <w:p w:rsidR="007A4C3E" w:rsidRDefault="007A4C3E">
      <w:pPr>
        <w:rPr>
          <w:rFonts w:ascii="京东朗正体 玲珑" w:eastAsia="京东朗正体 玲珑" w:hAnsi="京东朗正体 玲珑"/>
          <w:kern w:val="0"/>
          <w:szCs w:val="21"/>
        </w:rPr>
      </w:pPr>
    </w:p>
    <w:p w:rsidR="007A4C3E" w:rsidRDefault="007A4C3E">
      <w:pPr>
        <w:rPr>
          <w:rFonts w:ascii="京东朗正体 玲珑" w:eastAsia="京东朗正体 玲珑" w:hAnsi="京东朗正体 玲珑"/>
          <w:kern w:val="0"/>
          <w:szCs w:val="21"/>
        </w:rPr>
      </w:pPr>
    </w:p>
    <w:p w:rsidR="007A4C3E" w:rsidRDefault="007A4C3E">
      <w:pPr>
        <w:rPr>
          <w:rFonts w:ascii="京东朗正体 玲珑" w:eastAsia="京东朗正体 玲珑" w:hAnsi="京东朗正体 玲珑"/>
          <w:kern w:val="0"/>
          <w:szCs w:val="21"/>
        </w:rPr>
      </w:pPr>
    </w:p>
    <w:p w:rsidR="007A4C3E" w:rsidRDefault="007A4C3E">
      <w:pPr>
        <w:rPr>
          <w:rFonts w:ascii="京东朗正体 玲珑" w:eastAsia="京东朗正体 玲珑" w:hAnsi="京东朗正体 玲珑"/>
          <w:kern w:val="0"/>
          <w:szCs w:val="21"/>
        </w:rPr>
      </w:pPr>
    </w:p>
    <w:p w:rsidR="007A4C3E" w:rsidRDefault="007A4C3E">
      <w:pPr>
        <w:rPr>
          <w:rFonts w:ascii="京东朗正体 玲珑" w:eastAsia="京东朗正体 玲珑" w:hAnsi="京东朗正体 玲珑"/>
          <w:kern w:val="0"/>
          <w:szCs w:val="21"/>
        </w:rPr>
      </w:pPr>
    </w:p>
    <w:p w:rsidR="007A4C3E" w:rsidRDefault="007A4C3E">
      <w:pPr>
        <w:rPr>
          <w:rFonts w:ascii="京东朗正体 玲珑" w:eastAsia="京东朗正体 玲珑" w:hAnsi="京东朗正体 玲珑"/>
          <w:kern w:val="0"/>
          <w:szCs w:val="21"/>
        </w:rPr>
      </w:pPr>
    </w:p>
    <w:p w:rsidR="007A4C3E" w:rsidRDefault="007A4C3E">
      <w:pPr>
        <w:rPr>
          <w:rFonts w:ascii="京东朗正体 玲珑" w:eastAsia="京东朗正体 玲珑" w:hAnsi="京东朗正体 玲珑"/>
          <w:kern w:val="0"/>
          <w:szCs w:val="21"/>
        </w:rPr>
      </w:pPr>
    </w:p>
    <w:p w:rsidR="007A4C3E" w:rsidRDefault="007A4C3E">
      <w:pPr>
        <w:rPr>
          <w:rFonts w:ascii="京东朗正体 玲珑" w:eastAsia="京东朗正体 玲珑" w:hAnsi="京东朗正体 玲珑"/>
          <w:kern w:val="0"/>
          <w:szCs w:val="21"/>
        </w:rPr>
      </w:pPr>
    </w:p>
    <w:p w:rsidR="007A4C3E" w:rsidRDefault="007A4C3E">
      <w:pPr>
        <w:rPr>
          <w:rFonts w:ascii="京东朗正体 玲珑" w:eastAsia="京东朗正体 玲珑" w:hAnsi="京东朗正体 玲珑"/>
          <w:kern w:val="0"/>
          <w:szCs w:val="21"/>
        </w:rPr>
      </w:pPr>
    </w:p>
    <w:p w:rsidR="007A4C3E" w:rsidRDefault="007A4C3E">
      <w:pPr>
        <w:rPr>
          <w:rFonts w:ascii="京东朗正体 玲珑" w:eastAsia="京东朗正体 玲珑" w:hAnsi="京东朗正体 玲珑"/>
          <w:kern w:val="0"/>
          <w:szCs w:val="21"/>
        </w:rPr>
      </w:pPr>
    </w:p>
    <w:p w:rsidR="007A4C3E" w:rsidRDefault="007A4C3E">
      <w:pPr>
        <w:pStyle w:val="a0"/>
      </w:pPr>
    </w:p>
    <w:p w:rsidR="007A4C3E" w:rsidRDefault="007A4C3E">
      <w:pPr>
        <w:pStyle w:val="a0"/>
      </w:pPr>
    </w:p>
    <w:p w:rsidR="007A4C3E" w:rsidRDefault="007A4C3E">
      <w:pPr>
        <w:pStyle w:val="a0"/>
      </w:pPr>
    </w:p>
    <w:p w:rsidR="007A4C3E" w:rsidRDefault="007A4C3E">
      <w:pPr>
        <w:pStyle w:val="a0"/>
      </w:pPr>
    </w:p>
    <w:p w:rsidR="007A4C3E" w:rsidRDefault="007A4C3E">
      <w:pPr>
        <w:pStyle w:val="a0"/>
      </w:pPr>
    </w:p>
    <w:p w:rsidR="007A4C3E" w:rsidRDefault="007A4C3E">
      <w:pPr>
        <w:pStyle w:val="a0"/>
      </w:pPr>
    </w:p>
    <w:p w:rsidR="007A4C3E" w:rsidRDefault="007A4C3E">
      <w:pPr>
        <w:pStyle w:val="a0"/>
      </w:pPr>
    </w:p>
    <w:p w:rsidR="007A4C3E" w:rsidRDefault="00000000">
      <w:pPr>
        <w:spacing w:line="280" w:lineRule="exact"/>
        <w:ind w:rightChars="253" w:right="531"/>
        <w:jc w:val="left"/>
        <w:rPr>
          <w:rFonts w:ascii="京东朗正体 玲珑" w:eastAsia="京东朗正体 玲珑" w:hAnsi="京东朗正体 玲珑"/>
          <w:b/>
          <w:szCs w:val="21"/>
        </w:rPr>
      </w:pPr>
      <w:r>
        <w:rPr>
          <w:rFonts w:ascii="京东朗正体 玲珑" w:eastAsia="京东朗正体 玲珑" w:hAnsi="京东朗正体 玲珑" w:hint="eastAsia"/>
          <w:b/>
          <w:szCs w:val="21"/>
        </w:rPr>
        <w:lastRenderedPageBreak/>
        <w:t xml:space="preserve">附件四 </w:t>
      </w:r>
      <w:r>
        <w:rPr>
          <w:rFonts w:ascii="京东朗正体 玲珑" w:eastAsia="京东朗正体 玲珑" w:hAnsi="京东朗正体 玲珑"/>
          <w:b/>
          <w:szCs w:val="21"/>
        </w:rPr>
        <w:t xml:space="preserve">                         </w:t>
      </w:r>
      <w:r>
        <w:rPr>
          <w:rFonts w:ascii="京东朗正体 玲珑" w:eastAsia="京东朗正体 玲珑" w:hAnsi="京东朗正体 玲珑" w:hint="eastAsia"/>
          <w:b/>
          <w:szCs w:val="21"/>
        </w:rPr>
        <w:t>保密协议</w:t>
      </w:r>
    </w:p>
    <w:p w:rsidR="007A4C3E" w:rsidRDefault="00000000">
      <w:pPr>
        <w:spacing w:line="280" w:lineRule="exact"/>
        <w:jc w:val="center"/>
        <w:rPr>
          <w:rFonts w:ascii="京东朗正体 玲珑" w:eastAsia="京东朗正体 玲珑" w:hAnsi="京东朗正体 玲珑"/>
          <w:szCs w:val="21"/>
        </w:rPr>
      </w:pPr>
      <w:r>
        <w:rPr>
          <w:rFonts w:ascii="京东朗正体 玲珑" w:eastAsia="京东朗正体 玲珑" w:hAnsi="京东朗正体 玲珑" w:hint="eastAsia"/>
          <w:szCs w:val="21"/>
        </w:rPr>
        <w:t>（签署页）</w:t>
      </w:r>
    </w:p>
    <w:p w:rsidR="007A4C3E" w:rsidRDefault="007A4C3E">
      <w:pPr>
        <w:spacing w:line="280" w:lineRule="exact"/>
        <w:jc w:val="center"/>
        <w:rPr>
          <w:rFonts w:ascii="京东朗正体 玲珑" w:eastAsia="京东朗正体 玲珑" w:hAnsi="京东朗正体 玲珑"/>
          <w:szCs w:val="21"/>
        </w:rPr>
      </w:pPr>
    </w:p>
    <w:p w:rsidR="007A4C3E" w:rsidRDefault="00000000">
      <w:pPr>
        <w:spacing w:line="280" w:lineRule="exact"/>
        <w:rPr>
          <w:rFonts w:ascii="京东朗正体 玲珑" w:eastAsia="京东朗正体 玲珑" w:hAnsi="京东朗正体 玲珑"/>
          <w:szCs w:val="21"/>
        </w:rPr>
      </w:pPr>
      <w:r>
        <w:rPr>
          <w:rFonts w:ascii="京东朗正体 玲珑" w:eastAsia="京东朗正体 玲珑" w:hAnsi="京东朗正体 玲珑" w:hint="eastAsia"/>
          <w:szCs w:val="21"/>
        </w:rPr>
        <w:t>本</w:t>
      </w:r>
      <w:r>
        <w:rPr>
          <w:rFonts w:ascii="京东朗正体 玲珑" w:eastAsia="京东朗正体 玲珑" w:hAnsi="京东朗正体 玲珑" w:hint="eastAsia"/>
          <w:b/>
          <w:szCs w:val="21"/>
        </w:rPr>
        <w:t>保密协议</w:t>
      </w:r>
      <w:r>
        <w:rPr>
          <w:rFonts w:ascii="京东朗正体 玲珑" w:eastAsia="京东朗正体 玲珑" w:hAnsi="京东朗正体 玲珑" w:hint="eastAsia"/>
          <w:szCs w:val="21"/>
        </w:rPr>
        <w:t>（“</w:t>
      </w:r>
      <w:r>
        <w:rPr>
          <w:rFonts w:ascii="京东朗正体 玲珑" w:eastAsia="京东朗正体 玲珑" w:hAnsi="京东朗正体 玲珑" w:hint="eastAsia"/>
          <w:b/>
          <w:szCs w:val="21"/>
        </w:rPr>
        <w:t>本协议</w:t>
      </w:r>
      <w:r>
        <w:rPr>
          <w:rFonts w:ascii="京东朗正体 玲珑" w:eastAsia="京东朗正体 玲珑" w:hAnsi="京东朗正体 玲珑"/>
          <w:szCs w:val="21"/>
        </w:rPr>
        <w:t>”</w:t>
      </w:r>
      <w:r>
        <w:rPr>
          <w:rFonts w:ascii="京东朗正体 玲珑" w:eastAsia="京东朗正体 玲珑" w:hAnsi="京东朗正体 玲珑" w:hint="eastAsia"/>
          <w:szCs w:val="21"/>
        </w:rPr>
        <w:t>）由以下各方签署：</w:t>
      </w:r>
    </w:p>
    <w:p w:rsidR="007A4C3E" w:rsidRDefault="007A4C3E">
      <w:pPr>
        <w:spacing w:line="280" w:lineRule="exact"/>
        <w:rPr>
          <w:rFonts w:ascii="京东朗正体 玲珑" w:eastAsia="京东朗正体 玲珑" w:hAnsi="京东朗正体 玲珑"/>
          <w:szCs w:val="21"/>
        </w:rPr>
      </w:pPr>
    </w:p>
    <w:tbl>
      <w:tblPr>
        <w:tblStyle w:val="af3"/>
        <w:tblW w:w="8613" w:type="dxa"/>
        <w:tblLook w:val="04A0" w:firstRow="1" w:lastRow="0" w:firstColumn="1" w:lastColumn="0" w:noHBand="0" w:noVBand="1"/>
      </w:tblPr>
      <w:tblGrid>
        <w:gridCol w:w="4361"/>
        <w:gridCol w:w="4252"/>
      </w:tblGrid>
      <w:tr w:rsidR="007A4C3E">
        <w:trPr>
          <w:trHeight w:val="313"/>
        </w:trPr>
        <w:tc>
          <w:tcPr>
            <w:tcW w:w="4361" w:type="dxa"/>
          </w:tcPr>
          <w:p w:rsidR="007A4C3E" w:rsidRDefault="00000000">
            <w:pPr>
              <w:spacing w:line="280" w:lineRule="exact"/>
              <w:rPr>
                <w:rFonts w:ascii="京东朗正体 玲珑" w:eastAsia="京东朗正体 玲珑" w:hAnsi="京东朗正体 玲珑"/>
                <w:b/>
                <w:szCs w:val="21"/>
              </w:rPr>
            </w:pPr>
            <w:r>
              <w:rPr>
                <w:rFonts w:ascii="京东朗正体 玲珑" w:eastAsia="京东朗正体 玲珑" w:hAnsi="京东朗正体 玲珑" w:hint="eastAsia"/>
                <w:b/>
                <w:szCs w:val="21"/>
              </w:rPr>
              <w:t>披露方 （</w:t>
            </w:r>
            <w:r>
              <w:rPr>
                <w:rFonts w:ascii="京东朗正体 玲珑" w:eastAsia="京东朗正体 玲珑" w:hAnsi="京东朗正体 玲珑" w:hint="eastAsia"/>
                <w:b/>
                <w:i/>
                <w:szCs w:val="21"/>
              </w:rPr>
              <w:t>请填写京东信息</w:t>
            </w:r>
            <w:r>
              <w:rPr>
                <w:rFonts w:ascii="京东朗正体 玲珑" w:eastAsia="京东朗正体 玲珑" w:hAnsi="京东朗正体 玲珑" w:hint="eastAsia"/>
                <w:b/>
                <w:szCs w:val="21"/>
              </w:rPr>
              <w:t>）</w:t>
            </w:r>
          </w:p>
        </w:tc>
        <w:tc>
          <w:tcPr>
            <w:tcW w:w="4252" w:type="dxa"/>
          </w:tcPr>
          <w:p w:rsidR="007A4C3E" w:rsidRDefault="00000000">
            <w:pPr>
              <w:spacing w:line="280" w:lineRule="exact"/>
              <w:rPr>
                <w:rFonts w:ascii="京东朗正体 玲珑" w:eastAsia="京东朗正体 玲珑" w:hAnsi="京东朗正体 玲珑"/>
                <w:b/>
                <w:szCs w:val="21"/>
              </w:rPr>
            </w:pPr>
            <w:r>
              <w:rPr>
                <w:rFonts w:ascii="京东朗正体 玲珑" w:eastAsia="京东朗正体 玲珑" w:hAnsi="京东朗正体 玲珑" w:hint="eastAsia"/>
                <w:b/>
                <w:szCs w:val="21"/>
              </w:rPr>
              <w:t>接收方（</w:t>
            </w:r>
            <w:r>
              <w:rPr>
                <w:rFonts w:ascii="京东朗正体 玲珑" w:eastAsia="京东朗正体 玲珑" w:hAnsi="京东朗正体 玲珑" w:hint="eastAsia"/>
                <w:b/>
                <w:i/>
                <w:szCs w:val="21"/>
              </w:rPr>
              <w:t>请填写合作方信息</w:t>
            </w:r>
            <w:r>
              <w:rPr>
                <w:rFonts w:ascii="京东朗正体 玲珑" w:eastAsia="京东朗正体 玲珑" w:hAnsi="京东朗正体 玲珑" w:hint="eastAsia"/>
                <w:b/>
                <w:szCs w:val="21"/>
              </w:rPr>
              <w:t>）</w:t>
            </w:r>
          </w:p>
        </w:tc>
      </w:tr>
      <w:tr w:rsidR="007A4C3E">
        <w:trPr>
          <w:trHeight w:val="349"/>
        </w:trPr>
        <w:tc>
          <w:tcPr>
            <w:tcW w:w="4361" w:type="dxa"/>
          </w:tcPr>
          <w:p w:rsidR="007A4C3E" w:rsidRDefault="00000000">
            <w:pPr>
              <w:spacing w:line="360" w:lineRule="auto"/>
              <w:rPr>
                <w:rFonts w:ascii="京东朗正体 玲珑" w:eastAsia="京东朗正体 玲珑" w:hAnsi="京东朗正体 玲珑"/>
                <w:szCs w:val="21"/>
              </w:rPr>
            </w:pPr>
            <w:r>
              <w:rPr>
                <w:rFonts w:ascii="京东朗正体 玲珑" w:eastAsia="京东朗正体 玲珑" w:hAnsi="京东朗正体 玲珑" w:hint="eastAsia"/>
                <w:szCs w:val="21"/>
              </w:rPr>
              <w:t>名称：</w:t>
            </w:r>
            <w:r>
              <w:rPr>
                <w:rFonts w:ascii="京东朗正体 玲珑" w:eastAsia="京东朗正体 玲珑" w:hAnsi="京东朗正体 玲珑" w:cs="Tahoma" w:hint="eastAsia"/>
                <w:sz w:val="22"/>
              </w:rPr>
              <w:t>京东科技控股股份有限公司</w:t>
            </w:r>
          </w:p>
        </w:tc>
        <w:tc>
          <w:tcPr>
            <w:tcW w:w="4252" w:type="dxa"/>
          </w:tcPr>
          <w:p w:rsidR="007A4C3E" w:rsidRDefault="00000000">
            <w:pPr>
              <w:spacing w:line="280" w:lineRule="exact"/>
              <w:rPr>
                <w:rFonts w:ascii="京东朗正体 玲珑" w:eastAsia="京东朗正体 玲珑" w:hAnsi="京东朗正体 玲珑"/>
                <w:szCs w:val="21"/>
                <w:highlight w:val="yellow"/>
              </w:rPr>
            </w:pPr>
            <w:r>
              <w:rPr>
                <w:rFonts w:ascii="京东朗正体 玲珑" w:eastAsia="京东朗正体 玲珑" w:hAnsi="京东朗正体 玲珑" w:hint="eastAsia"/>
                <w:szCs w:val="21"/>
                <w:highlight w:val="yellow"/>
              </w:rPr>
              <w:t>名称：</w:t>
            </w:r>
            <w:r>
              <w:rPr>
                <w:rFonts w:ascii="京东朗正体 玲珑" w:eastAsia="京东朗正体 玲珑" w:hAnsi="京东朗正体 玲珑"/>
                <w:szCs w:val="21"/>
                <w:highlight w:val="yellow"/>
              </w:rPr>
              <w:t xml:space="preserve"> </w:t>
            </w:r>
          </w:p>
        </w:tc>
      </w:tr>
      <w:tr w:rsidR="007A4C3E">
        <w:trPr>
          <w:trHeight w:val="696"/>
        </w:trPr>
        <w:tc>
          <w:tcPr>
            <w:tcW w:w="4361" w:type="dxa"/>
          </w:tcPr>
          <w:p w:rsidR="007A4C3E" w:rsidRDefault="00000000">
            <w:pPr>
              <w:spacing w:line="280" w:lineRule="exact"/>
              <w:rPr>
                <w:rFonts w:ascii="京东朗正体 玲珑" w:eastAsia="京东朗正体 玲珑" w:hAnsi="京东朗正体 玲珑"/>
                <w:szCs w:val="21"/>
              </w:rPr>
            </w:pPr>
            <w:r>
              <w:rPr>
                <w:rFonts w:ascii="京东朗正体 玲珑" w:eastAsia="京东朗正体 玲珑" w:hAnsi="京东朗正体 玲珑" w:hint="eastAsia"/>
                <w:szCs w:val="21"/>
              </w:rPr>
              <w:t>地址：</w:t>
            </w:r>
            <w:r>
              <w:rPr>
                <w:rFonts w:ascii="京东朗正体 玲珑" w:eastAsia="京东朗正体 玲珑" w:hAnsi="京东朗正体 玲珑" w:cs="Tahoma" w:hint="eastAsia"/>
                <w:sz w:val="22"/>
              </w:rPr>
              <w:t>北京市北京经济技术开发区科创十一街1</w:t>
            </w:r>
            <w:r>
              <w:rPr>
                <w:rFonts w:ascii="京东朗正体 玲珑" w:eastAsia="京东朗正体 玲珑" w:hAnsi="京东朗正体 玲珑" w:cs="Tahoma"/>
                <w:sz w:val="22"/>
              </w:rPr>
              <w:t>8</w:t>
            </w:r>
            <w:r>
              <w:rPr>
                <w:rFonts w:ascii="京东朗正体 玲珑" w:eastAsia="京东朗正体 玲珑" w:hAnsi="京东朗正体 玲珑" w:cs="Tahoma" w:hint="eastAsia"/>
                <w:sz w:val="22"/>
              </w:rPr>
              <w:t>号C座2层2</w:t>
            </w:r>
            <w:r>
              <w:rPr>
                <w:rFonts w:ascii="京东朗正体 玲珑" w:eastAsia="京东朗正体 玲珑" w:hAnsi="京东朗正体 玲珑" w:cs="Tahoma"/>
                <w:sz w:val="22"/>
              </w:rPr>
              <w:t>21</w:t>
            </w:r>
            <w:r>
              <w:rPr>
                <w:rFonts w:ascii="京东朗正体 玲珑" w:eastAsia="京东朗正体 玲珑" w:hAnsi="京东朗正体 玲珑" w:cs="Tahoma" w:hint="eastAsia"/>
                <w:sz w:val="22"/>
              </w:rPr>
              <w:t>室</w:t>
            </w:r>
          </w:p>
        </w:tc>
        <w:tc>
          <w:tcPr>
            <w:tcW w:w="4252" w:type="dxa"/>
          </w:tcPr>
          <w:p w:rsidR="007A4C3E" w:rsidRDefault="00000000">
            <w:pPr>
              <w:spacing w:line="360" w:lineRule="auto"/>
              <w:rPr>
                <w:rFonts w:ascii="京东朗正体 玲珑" w:eastAsia="京东朗正体 玲珑" w:hAnsi="京东朗正体 玲珑"/>
                <w:szCs w:val="21"/>
                <w:highlight w:val="yellow"/>
              </w:rPr>
            </w:pPr>
            <w:r>
              <w:rPr>
                <w:rFonts w:ascii="京东朗正体 玲珑" w:eastAsia="京东朗正体 玲珑" w:hAnsi="京东朗正体 玲珑" w:hint="eastAsia"/>
                <w:szCs w:val="21"/>
                <w:highlight w:val="yellow"/>
              </w:rPr>
              <w:t>地址：</w:t>
            </w:r>
            <w:r>
              <w:rPr>
                <w:rFonts w:ascii="京东朗正体 玲珑" w:eastAsia="京东朗正体 玲珑" w:hAnsi="京东朗正体 玲珑"/>
                <w:szCs w:val="21"/>
                <w:highlight w:val="yellow"/>
              </w:rPr>
              <w:t xml:space="preserve"> </w:t>
            </w:r>
          </w:p>
        </w:tc>
      </w:tr>
      <w:tr w:rsidR="007A4C3E">
        <w:trPr>
          <w:trHeight w:val="338"/>
        </w:trPr>
        <w:tc>
          <w:tcPr>
            <w:tcW w:w="4361" w:type="dxa"/>
          </w:tcPr>
          <w:p w:rsidR="007A4C3E" w:rsidRDefault="00000000">
            <w:pPr>
              <w:spacing w:line="280" w:lineRule="exact"/>
              <w:rPr>
                <w:rFonts w:ascii="京东朗正体 玲珑" w:eastAsia="京东朗正体 玲珑" w:hAnsi="京东朗正体 玲珑"/>
                <w:szCs w:val="21"/>
              </w:rPr>
            </w:pPr>
            <w:r>
              <w:rPr>
                <w:rFonts w:ascii="京东朗正体 玲珑" w:eastAsia="京东朗正体 玲珑" w:hAnsi="京东朗正体 玲珑" w:hint="eastAsia"/>
                <w:szCs w:val="21"/>
              </w:rPr>
              <w:t>联系人（请填写交易项目对接人）：</w:t>
            </w:r>
            <w:r w:rsidR="00D16A1D">
              <w:rPr>
                <w:rFonts w:ascii="京东朗正体 玲珑" w:eastAsia="京东朗正体 玲珑" w:hAnsi="京东朗正体 玲珑" w:hint="eastAsia"/>
                <w:szCs w:val="21"/>
              </w:rPr>
              <w:t>孙大年</w:t>
            </w:r>
          </w:p>
        </w:tc>
        <w:tc>
          <w:tcPr>
            <w:tcW w:w="4252" w:type="dxa"/>
          </w:tcPr>
          <w:p w:rsidR="007A4C3E" w:rsidRDefault="00000000">
            <w:pPr>
              <w:spacing w:line="280" w:lineRule="exact"/>
              <w:rPr>
                <w:rFonts w:ascii="京东朗正体 玲珑" w:eastAsia="京东朗正体 玲珑" w:hAnsi="京东朗正体 玲珑"/>
                <w:szCs w:val="21"/>
                <w:highlight w:val="yellow"/>
              </w:rPr>
            </w:pPr>
            <w:r>
              <w:rPr>
                <w:rFonts w:ascii="京东朗正体 玲珑" w:eastAsia="京东朗正体 玲珑" w:hAnsi="京东朗正体 玲珑" w:hint="eastAsia"/>
                <w:szCs w:val="21"/>
                <w:highlight w:val="yellow"/>
              </w:rPr>
              <w:t>联系人（</w:t>
            </w:r>
            <w:r>
              <w:rPr>
                <w:rFonts w:ascii="京东朗正体 玲珑" w:eastAsia="京东朗正体 玲珑" w:hAnsi="京东朗正体 玲珑" w:hint="eastAsia"/>
                <w:i/>
                <w:szCs w:val="21"/>
                <w:highlight w:val="yellow"/>
              </w:rPr>
              <w:t>请填写交易项目对接人</w:t>
            </w:r>
            <w:r>
              <w:rPr>
                <w:rFonts w:ascii="京东朗正体 玲珑" w:eastAsia="京东朗正体 玲珑" w:hAnsi="京东朗正体 玲珑" w:hint="eastAsia"/>
                <w:szCs w:val="21"/>
                <w:highlight w:val="yellow"/>
              </w:rPr>
              <w:t>）：</w:t>
            </w:r>
            <w:r>
              <w:rPr>
                <w:rFonts w:ascii="京东朗正体 玲珑" w:eastAsia="京东朗正体 玲珑" w:hAnsi="京东朗正体 玲珑"/>
                <w:szCs w:val="21"/>
                <w:highlight w:val="yellow"/>
              </w:rPr>
              <w:t xml:space="preserve"> </w:t>
            </w:r>
          </w:p>
        </w:tc>
      </w:tr>
      <w:tr w:rsidR="007A4C3E">
        <w:trPr>
          <w:trHeight w:val="371"/>
        </w:trPr>
        <w:tc>
          <w:tcPr>
            <w:tcW w:w="4361" w:type="dxa"/>
          </w:tcPr>
          <w:p w:rsidR="007A4C3E" w:rsidRDefault="00000000">
            <w:pPr>
              <w:spacing w:line="280" w:lineRule="exact"/>
              <w:rPr>
                <w:rFonts w:ascii="京东朗正体 玲珑" w:eastAsia="京东朗正体 玲珑" w:hAnsi="京东朗正体 玲珑"/>
                <w:szCs w:val="21"/>
              </w:rPr>
            </w:pPr>
            <w:r>
              <w:rPr>
                <w:rFonts w:ascii="京东朗正体 玲珑" w:eastAsia="京东朗正体 玲珑" w:hAnsi="京东朗正体 玲珑" w:hint="eastAsia"/>
                <w:szCs w:val="21"/>
              </w:rPr>
              <w:t>电话：</w:t>
            </w:r>
            <w:r>
              <w:rPr>
                <w:rFonts w:ascii="京东朗正体 玲珑" w:eastAsia="京东朗正体 玲珑" w:hAnsi="京东朗正体 玲珑"/>
                <w:szCs w:val="21"/>
              </w:rPr>
              <w:t>17701359275</w:t>
            </w:r>
          </w:p>
        </w:tc>
        <w:tc>
          <w:tcPr>
            <w:tcW w:w="4252" w:type="dxa"/>
          </w:tcPr>
          <w:p w:rsidR="007A4C3E" w:rsidRDefault="00000000">
            <w:pPr>
              <w:spacing w:line="280" w:lineRule="exact"/>
              <w:rPr>
                <w:rFonts w:ascii="京东朗正体 玲珑" w:eastAsia="京东朗正体 玲珑" w:hAnsi="京东朗正体 玲珑"/>
                <w:szCs w:val="21"/>
                <w:highlight w:val="yellow"/>
              </w:rPr>
            </w:pPr>
            <w:r>
              <w:rPr>
                <w:rFonts w:ascii="京东朗正体 玲珑" w:eastAsia="京东朗正体 玲珑" w:hAnsi="京东朗正体 玲珑" w:hint="eastAsia"/>
                <w:szCs w:val="21"/>
                <w:highlight w:val="yellow"/>
              </w:rPr>
              <w:t>电话：</w:t>
            </w:r>
          </w:p>
        </w:tc>
      </w:tr>
      <w:tr w:rsidR="007A4C3E">
        <w:trPr>
          <w:trHeight w:val="404"/>
        </w:trPr>
        <w:tc>
          <w:tcPr>
            <w:tcW w:w="4361" w:type="dxa"/>
          </w:tcPr>
          <w:p w:rsidR="007A4C3E" w:rsidRDefault="00000000">
            <w:pPr>
              <w:spacing w:line="280" w:lineRule="exact"/>
              <w:rPr>
                <w:rFonts w:ascii="京东朗正体 玲珑" w:eastAsia="京东朗正体 玲珑" w:hAnsi="京东朗正体 玲珑"/>
                <w:szCs w:val="21"/>
              </w:rPr>
            </w:pPr>
            <w:r>
              <w:rPr>
                <w:rFonts w:ascii="京东朗正体 玲珑" w:eastAsia="京东朗正体 玲珑" w:hAnsi="京东朗正体 玲珑" w:hint="eastAsia"/>
                <w:szCs w:val="21"/>
              </w:rPr>
              <w:t>电子邮箱</w:t>
            </w:r>
            <w:r>
              <w:rPr>
                <w:rFonts w:ascii="京东朗正体 玲珑" w:eastAsia="京东朗正体 玲珑" w:hAnsi="京东朗正体 玲珑"/>
                <w:szCs w:val="21"/>
              </w:rPr>
              <w:t>:</w:t>
            </w:r>
            <w:r>
              <w:rPr>
                <w:rFonts w:ascii="京东朗正体 玲珑" w:eastAsia="京东朗正体 玲珑" w:hAnsi="京东朗正体 玲珑" w:hint="eastAsia"/>
                <w:szCs w:val="21"/>
              </w:rPr>
              <w:t>cfdx@jd.com</w:t>
            </w:r>
          </w:p>
        </w:tc>
        <w:tc>
          <w:tcPr>
            <w:tcW w:w="4252" w:type="dxa"/>
          </w:tcPr>
          <w:p w:rsidR="007A4C3E" w:rsidRDefault="00000000">
            <w:pPr>
              <w:spacing w:line="280" w:lineRule="exact"/>
              <w:rPr>
                <w:rFonts w:ascii="京东朗正体 玲珑" w:eastAsia="京东朗正体 玲珑" w:hAnsi="京东朗正体 玲珑"/>
                <w:szCs w:val="21"/>
                <w:highlight w:val="yellow"/>
              </w:rPr>
            </w:pPr>
            <w:r>
              <w:rPr>
                <w:rFonts w:ascii="京东朗正体 玲珑" w:eastAsia="京东朗正体 玲珑" w:hAnsi="京东朗正体 玲珑" w:hint="eastAsia"/>
                <w:szCs w:val="21"/>
                <w:highlight w:val="yellow"/>
              </w:rPr>
              <w:t>电子邮箱：</w:t>
            </w:r>
          </w:p>
        </w:tc>
      </w:tr>
    </w:tbl>
    <w:p w:rsidR="007A4C3E" w:rsidRDefault="007A4C3E">
      <w:pPr>
        <w:spacing w:line="280" w:lineRule="exact"/>
        <w:rPr>
          <w:rFonts w:ascii="京东朗正体 玲珑" w:eastAsia="京东朗正体 玲珑" w:hAnsi="京东朗正体 玲珑"/>
          <w:szCs w:val="21"/>
        </w:rPr>
      </w:pPr>
    </w:p>
    <w:p w:rsidR="007A4C3E" w:rsidRDefault="00000000">
      <w:pPr>
        <w:spacing w:line="280" w:lineRule="exact"/>
        <w:rPr>
          <w:rFonts w:ascii="京东朗正体 玲珑" w:eastAsia="京东朗正体 玲珑" w:hAnsi="京东朗正体 玲珑"/>
          <w:szCs w:val="21"/>
        </w:rPr>
      </w:pPr>
      <w:r>
        <w:rPr>
          <w:rFonts w:ascii="京东朗正体 玲珑" w:eastAsia="京东朗正体 玲珑" w:hAnsi="京东朗正体 玲珑" w:hint="eastAsia"/>
          <w:szCs w:val="21"/>
        </w:rPr>
        <w:t>本协议由以下部分组成：</w:t>
      </w:r>
    </w:p>
    <w:p w:rsidR="007A4C3E" w:rsidRDefault="00000000">
      <w:pPr>
        <w:pStyle w:val="af7"/>
        <w:widowControl/>
        <w:numPr>
          <w:ilvl w:val="0"/>
          <w:numId w:val="20"/>
        </w:numPr>
        <w:spacing w:line="280" w:lineRule="exact"/>
        <w:ind w:firstLineChars="0"/>
        <w:jc w:val="left"/>
        <w:rPr>
          <w:rFonts w:ascii="京东朗正体 玲珑" w:eastAsia="京东朗正体 玲珑" w:hAnsi="京东朗正体 玲珑"/>
          <w:szCs w:val="21"/>
        </w:rPr>
      </w:pPr>
      <w:r>
        <w:rPr>
          <w:rFonts w:ascii="京东朗正体 玲珑" w:eastAsia="京东朗正体 玲珑" w:hAnsi="京东朗正体 玲珑" w:hint="eastAsia"/>
          <w:szCs w:val="21"/>
        </w:rPr>
        <w:t>本签署页；和</w:t>
      </w:r>
    </w:p>
    <w:p w:rsidR="007A4C3E" w:rsidRDefault="00000000">
      <w:pPr>
        <w:pStyle w:val="af7"/>
        <w:widowControl/>
        <w:numPr>
          <w:ilvl w:val="0"/>
          <w:numId w:val="20"/>
        </w:numPr>
        <w:spacing w:line="280" w:lineRule="exact"/>
        <w:ind w:firstLineChars="0"/>
        <w:jc w:val="left"/>
        <w:rPr>
          <w:rFonts w:ascii="京东朗正体 玲珑" w:eastAsia="京东朗正体 玲珑" w:hAnsi="京东朗正体 玲珑"/>
          <w:szCs w:val="21"/>
        </w:rPr>
      </w:pPr>
      <w:r>
        <w:rPr>
          <w:rFonts w:ascii="京东朗正体 玲珑" w:eastAsia="京东朗正体 玲珑" w:hAnsi="京东朗正体 玲珑" w:hint="eastAsia"/>
          <w:szCs w:val="21"/>
        </w:rPr>
        <w:t>下附保密协议。</w:t>
      </w:r>
    </w:p>
    <w:p w:rsidR="007A4C3E" w:rsidRDefault="007A4C3E">
      <w:pPr>
        <w:tabs>
          <w:tab w:val="left" w:pos="8910"/>
        </w:tabs>
        <w:spacing w:line="280" w:lineRule="exact"/>
        <w:rPr>
          <w:rFonts w:ascii="京东朗正体 玲珑" w:eastAsia="京东朗正体 玲珑" w:hAnsi="京东朗正体 玲珑"/>
          <w:szCs w:val="21"/>
        </w:rPr>
      </w:pPr>
    </w:p>
    <w:p w:rsidR="007A4C3E" w:rsidRDefault="00000000">
      <w:pPr>
        <w:tabs>
          <w:tab w:val="left" w:pos="9356"/>
        </w:tabs>
        <w:spacing w:line="280" w:lineRule="exact"/>
        <w:ind w:rightChars="185" w:right="388"/>
        <w:rPr>
          <w:rFonts w:ascii="京东朗正体 玲珑" w:eastAsia="京东朗正体 玲珑" w:hAnsi="京东朗正体 玲珑"/>
          <w:bCs/>
          <w:szCs w:val="21"/>
        </w:rPr>
      </w:pPr>
      <w:r>
        <w:rPr>
          <w:rFonts w:ascii="京东朗正体 玲珑" w:eastAsia="京东朗正体 玲珑" w:hAnsi="京东朗正体 玲珑" w:hint="eastAsia"/>
          <w:bCs/>
          <w:szCs w:val="21"/>
        </w:rPr>
        <w:t>鉴于，接收方与披露方之间拟开展以下</w:t>
      </w:r>
      <w:r>
        <w:rPr>
          <w:rFonts w:ascii="京东朗正体 玲珑" w:eastAsia="京东朗正体 玲珑" w:hAnsi="京东朗正体 玲珑"/>
          <w:bCs/>
          <w:szCs w:val="21"/>
        </w:rPr>
        <w:t>商业</w:t>
      </w:r>
      <w:r>
        <w:rPr>
          <w:rFonts w:ascii="京东朗正体 玲珑" w:eastAsia="京东朗正体 玲珑" w:hAnsi="京东朗正体 玲珑" w:hint="eastAsia"/>
          <w:bCs/>
          <w:szCs w:val="21"/>
        </w:rPr>
        <w:t>交易或安排（“交易”），接收方要求获得与交易相关的信息，包括但不限于披露方及其关联方相关的非公开信息、保密信息和/或专属信息：</w:t>
      </w:r>
    </w:p>
    <w:p w:rsidR="007A4C3E" w:rsidRDefault="007A4C3E">
      <w:pPr>
        <w:tabs>
          <w:tab w:val="left" w:pos="8910"/>
        </w:tabs>
        <w:spacing w:line="280" w:lineRule="exact"/>
        <w:rPr>
          <w:rFonts w:ascii="京东朗正体 玲珑" w:eastAsia="京东朗正体 玲珑" w:hAnsi="京东朗正体 玲珑"/>
          <w:bCs/>
          <w:szCs w:val="21"/>
        </w:rPr>
      </w:pPr>
    </w:p>
    <w:p w:rsidR="007A4C3E" w:rsidRDefault="00000000">
      <w:pPr>
        <w:tabs>
          <w:tab w:val="left" w:pos="8910"/>
        </w:tabs>
        <w:spacing w:line="280" w:lineRule="exact"/>
        <w:rPr>
          <w:rFonts w:ascii="京东朗正体 玲珑" w:eastAsia="京东朗正体 玲珑" w:hAnsi="京东朗正体 玲珑"/>
          <w:bCs/>
          <w:szCs w:val="21"/>
        </w:rPr>
      </w:pPr>
      <w:r>
        <w:rPr>
          <w:rFonts w:ascii="京东朗正体 玲珑" w:eastAsia="京东朗正体 玲珑" w:hAnsi="京东朗正体 玲珑" w:hint="eastAsia"/>
          <w:bCs/>
          <w:szCs w:val="21"/>
        </w:rPr>
        <w:t>交易项目：</w:t>
      </w:r>
      <w:r>
        <w:rPr>
          <w:rFonts w:ascii="京东朗正体 玲珑" w:eastAsia="京东朗正体 玲珑" w:hAnsi="京东朗正体 玲珑"/>
          <w:bCs/>
          <w:szCs w:val="21"/>
        </w:rPr>
        <w:t>[                      ]</w:t>
      </w:r>
    </w:p>
    <w:p w:rsidR="007A4C3E" w:rsidRDefault="007A4C3E">
      <w:pPr>
        <w:tabs>
          <w:tab w:val="left" w:pos="8910"/>
        </w:tabs>
        <w:spacing w:line="280" w:lineRule="exact"/>
        <w:rPr>
          <w:rFonts w:ascii="京东朗正体 玲珑" w:eastAsia="京东朗正体 玲珑" w:hAnsi="京东朗正体 玲珑"/>
          <w:bCs/>
          <w:szCs w:val="21"/>
        </w:rPr>
      </w:pPr>
    </w:p>
    <w:p w:rsidR="007A4C3E" w:rsidRDefault="00000000">
      <w:pPr>
        <w:tabs>
          <w:tab w:val="left" w:pos="8910"/>
        </w:tabs>
        <w:spacing w:line="280" w:lineRule="exact"/>
        <w:ind w:rightChars="253" w:right="531"/>
        <w:rPr>
          <w:rFonts w:ascii="京东朗正体 玲珑" w:eastAsia="京东朗正体 玲珑" w:hAnsi="京东朗正体 玲珑"/>
          <w:szCs w:val="21"/>
        </w:rPr>
      </w:pPr>
      <w:r>
        <w:rPr>
          <w:rFonts w:ascii="京东朗正体 玲珑" w:eastAsia="京东朗正体 玲珑" w:hAnsi="京东朗正体 玲珑" w:hint="eastAsia"/>
          <w:bCs/>
          <w:szCs w:val="21"/>
        </w:rPr>
        <w:t>各方出于保护和维护与保密信息有关的专有</w:t>
      </w:r>
      <w:r>
        <w:rPr>
          <w:rFonts w:ascii="京东朗正体 玲珑" w:eastAsia="京东朗正体 玲珑" w:hAnsi="京东朗正体 玲珑" w:hint="eastAsia"/>
          <w:szCs w:val="21"/>
        </w:rPr>
        <w:t>权利的目的，各方认可已阅读并理解本协议的条款和条件，同意在以下登载日期签署本协议。</w:t>
      </w:r>
    </w:p>
    <w:p w:rsidR="007A4C3E" w:rsidRDefault="007A4C3E">
      <w:pPr>
        <w:tabs>
          <w:tab w:val="left" w:pos="8910"/>
        </w:tabs>
        <w:spacing w:line="280" w:lineRule="exact"/>
        <w:rPr>
          <w:rFonts w:ascii="京东朗正体 玲珑" w:eastAsia="京东朗正体 玲珑" w:hAnsi="京东朗正体 玲珑"/>
          <w:szCs w:val="21"/>
        </w:rPr>
      </w:pPr>
    </w:p>
    <w:tbl>
      <w:tblPr>
        <w:tblStyle w:val="af3"/>
        <w:tblW w:w="8642" w:type="dxa"/>
        <w:tblLook w:val="04A0" w:firstRow="1" w:lastRow="0" w:firstColumn="1" w:lastColumn="0" w:noHBand="0" w:noVBand="1"/>
      </w:tblPr>
      <w:tblGrid>
        <w:gridCol w:w="1980"/>
        <w:gridCol w:w="3402"/>
        <w:gridCol w:w="3260"/>
      </w:tblGrid>
      <w:tr w:rsidR="007A4C3E">
        <w:tc>
          <w:tcPr>
            <w:tcW w:w="1980" w:type="dxa"/>
          </w:tcPr>
          <w:p w:rsidR="007A4C3E" w:rsidRDefault="007A4C3E">
            <w:pPr>
              <w:tabs>
                <w:tab w:val="left" w:pos="8910"/>
              </w:tabs>
              <w:spacing w:line="280" w:lineRule="exact"/>
              <w:rPr>
                <w:rFonts w:ascii="京东朗正体 玲珑" w:eastAsia="京东朗正体 玲珑" w:hAnsi="京东朗正体 玲珑"/>
                <w:szCs w:val="21"/>
              </w:rPr>
            </w:pPr>
          </w:p>
        </w:tc>
        <w:tc>
          <w:tcPr>
            <w:tcW w:w="3402" w:type="dxa"/>
          </w:tcPr>
          <w:p w:rsidR="007A4C3E" w:rsidRDefault="00000000">
            <w:pPr>
              <w:tabs>
                <w:tab w:val="left" w:pos="8910"/>
              </w:tabs>
              <w:spacing w:line="280" w:lineRule="exact"/>
              <w:rPr>
                <w:rFonts w:ascii="京东朗正体 玲珑" w:eastAsia="京东朗正体 玲珑" w:hAnsi="京东朗正体 玲珑"/>
                <w:b/>
                <w:bCs/>
                <w:szCs w:val="21"/>
              </w:rPr>
            </w:pPr>
            <w:r>
              <w:rPr>
                <w:rFonts w:ascii="京东朗正体 玲珑" w:eastAsia="京东朗正体 玲珑" w:hAnsi="京东朗正体 玲珑" w:hint="eastAsia"/>
                <w:b/>
                <w:bCs/>
                <w:szCs w:val="21"/>
              </w:rPr>
              <w:t xml:space="preserve">披露方 </w:t>
            </w:r>
          </w:p>
        </w:tc>
        <w:tc>
          <w:tcPr>
            <w:tcW w:w="3260" w:type="dxa"/>
          </w:tcPr>
          <w:p w:rsidR="007A4C3E" w:rsidRDefault="00000000">
            <w:pPr>
              <w:tabs>
                <w:tab w:val="left" w:pos="8910"/>
              </w:tabs>
              <w:spacing w:line="280" w:lineRule="exact"/>
              <w:rPr>
                <w:rFonts w:ascii="京东朗正体 玲珑" w:eastAsia="京东朗正体 玲珑" w:hAnsi="京东朗正体 玲珑"/>
                <w:b/>
                <w:bCs/>
                <w:szCs w:val="21"/>
              </w:rPr>
            </w:pPr>
            <w:r>
              <w:rPr>
                <w:rFonts w:ascii="京东朗正体 玲珑" w:eastAsia="京东朗正体 玲珑" w:hAnsi="京东朗正体 玲珑" w:hint="eastAsia"/>
                <w:b/>
                <w:bCs/>
                <w:szCs w:val="21"/>
              </w:rPr>
              <w:t>接收方</w:t>
            </w:r>
          </w:p>
        </w:tc>
      </w:tr>
      <w:tr w:rsidR="007A4C3E">
        <w:trPr>
          <w:trHeight w:val="898"/>
        </w:trPr>
        <w:tc>
          <w:tcPr>
            <w:tcW w:w="1980" w:type="dxa"/>
          </w:tcPr>
          <w:p w:rsidR="007A4C3E" w:rsidRDefault="00000000">
            <w:pPr>
              <w:tabs>
                <w:tab w:val="left" w:pos="8910"/>
              </w:tabs>
              <w:spacing w:line="280" w:lineRule="exact"/>
              <w:rPr>
                <w:rFonts w:ascii="京东朗正体 玲珑" w:eastAsia="京东朗正体 玲珑" w:hAnsi="京东朗正体 玲珑"/>
                <w:szCs w:val="21"/>
              </w:rPr>
            </w:pPr>
            <w:r>
              <w:rPr>
                <w:rFonts w:ascii="京东朗正体 玲珑" w:eastAsia="京东朗正体 玲珑" w:hAnsi="京东朗正体 玲珑" w:hint="eastAsia"/>
                <w:szCs w:val="21"/>
              </w:rPr>
              <w:t>盖章</w:t>
            </w:r>
          </w:p>
          <w:p w:rsidR="007A4C3E" w:rsidRDefault="007A4C3E">
            <w:pPr>
              <w:tabs>
                <w:tab w:val="left" w:pos="8910"/>
              </w:tabs>
              <w:spacing w:line="280" w:lineRule="exact"/>
              <w:rPr>
                <w:rFonts w:ascii="京东朗正体 玲珑" w:eastAsia="京东朗正体 玲珑" w:hAnsi="京东朗正体 玲珑"/>
                <w:szCs w:val="21"/>
              </w:rPr>
            </w:pPr>
          </w:p>
        </w:tc>
        <w:tc>
          <w:tcPr>
            <w:tcW w:w="3402" w:type="dxa"/>
          </w:tcPr>
          <w:p w:rsidR="007A4C3E" w:rsidRDefault="00000000">
            <w:pPr>
              <w:tabs>
                <w:tab w:val="left" w:pos="8910"/>
              </w:tabs>
              <w:spacing w:line="280" w:lineRule="exact"/>
              <w:rPr>
                <w:rFonts w:ascii="京东朗正体 玲珑" w:eastAsia="京东朗正体 玲珑" w:hAnsi="京东朗正体 玲珑"/>
                <w:szCs w:val="21"/>
              </w:rPr>
            </w:pPr>
            <w:r>
              <w:rPr>
                <w:rFonts w:ascii="京东朗正体 玲珑" w:eastAsia="京东朗正体 玲珑" w:hAnsi="京东朗正体 玲珑" w:hint="eastAsia"/>
                <w:color w:val="FFFFFF" w:themeColor="background1"/>
                <w:szCs w:val="21"/>
              </w:rPr>
              <w:t>甲方盖章</w:t>
            </w:r>
          </w:p>
        </w:tc>
        <w:tc>
          <w:tcPr>
            <w:tcW w:w="3260" w:type="dxa"/>
          </w:tcPr>
          <w:p w:rsidR="007A4C3E" w:rsidRDefault="00000000">
            <w:pPr>
              <w:tabs>
                <w:tab w:val="left" w:pos="8910"/>
              </w:tabs>
              <w:spacing w:line="280" w:lineRule="exact"/>
              <w:rPr>
                <w:rFonts w:ascii="京东朗正体 玲珑" w:eastAsia="京东朗正体 玲珑" w:hAnsi="京东朗正体 玲珑"/>
                <w:szCs w:val="21"/>
              </w:rPr>
            </w:pPr>
            <w:r>
              <w:rPr>
                <w:rFonts w:ascii="京东朗正体 玲珑" w:eastAsia="京东朗正体 玲珑" w:hAnsi="京东朗正体 玲珑" w:hint="eastAsia"/>
                <w:color w:val="FFFFFF" w:themeColor="background1"/>
                <w:szCs w:val="21"/>
              </w:rPr>
              <w:t>乙方盖章</w:t>
            </w:r>
          </w:p>
        </w:tc>
      </w:tr>
      <w:tr w:rsidR="007A4C3E">
        <w:trPr>
          <w:trHeight w:val="605"/>
        </w:trPr>
        <w:tc>
          <w:tcPr>
            <w:tcW w:w="1980" w:type="dxa"/>
          </w:tcPr>
          <w:p w:rsidR="007A4C3E" w:rsidRDefault="00000000">
            <w:pPr>
              <w:tabs>
                <w:tab w:val="left" w:pos="8910"/>
              </w:tabs>
              <w:spacing w:line="280" w:lineRule="exact"/>
              <w:rPr>
                <w:rFonts w:ascii="京东朗正体 玲珑" w:eastAsia="京东朗正体 玲珑" w:hAnsi="京东朗正体 玲珑"/>
                <w:szCs w:val="21"/>
              </w:rPr>
            </w:pPr>
            <w:r>
              <w:rPr>
                <w:rFonts w:ascii="京东朗正体 玲珑" w:eastAsia="京东朗正体 玲珑" w:hAnsi="京东朗正体 玲珑" w:hint="eastAsia"/>
                <w:szCs w:val="21"/>
              </w:rPr>
              <w:t>签署日期</w:t>
            </w:r>
          </w:p>
          <w:p w:rsidR="007A4C3E" w:rsidRDefault="007A4C3E">
            <w:pPr>
              <w:tabs>
                <w:tab w:val="left" w:pos="8910"/>
              </w:tabs>
              <w:spacing w:line="280" w:lineRule="exact"/>
              <w:rPr>
                <w:rFonts w:ascii="京东朗正体 玲珑" w:eastAsia="京东朗正体 玲珑" w:hAnsi="京东朗正体 玲珑"/>
                <w:szCs w:val="21"/>
              </w:rPr>
            </w:pPr>
          </w:p>
        </w:tc>
        <w:tc>
          <w:tcPr>
            <w:tcW w:w="3402" w:type="dxa"/>
          </w:tcPr>
          <w:p w:rsidR="007A4C3E" w:rsidRDefault="00000000">
            <w:pPr>
              <w:tabs>
                <w:tab w:val="left" w:pos="8910"/>
              </w:tabs>
              <w:spacing w:line="280" w:lineRule="exact"/>
              <w:rPr>
                <w:rFonts w:ascii="京东朗正体 玲珑" w:eastAsia="京东朗正体 玲珑" w:hAnsi="京东朗正体 玲珑"/>
                <w:szCs w:val="21"/>
              </w:rPr>
            </w:pPr>
            <w:r>
              <w:rPr>
                <w:rFonts w:ascii="京东朗正体 玲珑" w:eastAsia="京东朗正体 玲珑" w:hAnsi="京东朗正体 玲珑" w:hint="eastAsia"/>
                <w:szCs w:val="21"/>
              </w:rPr>
              <w:t>年</w:t>
            </w:r>
            <w:r>
              <w:rPr>
                <w:rFonts w:ascii="京东朗正体 玲珑" w:eastAsia="京东朗正体 玲珑" w:hAnsi="京东朗正体 玲珑"/>
                <w:szCs w:val="21"/>
              </w:rPr>
              <w:t>/</w:t>
            </w:r>
            <w:r>
              <w:rPr>
                <w:rFonts w:ascii="京东朗正体 玲珑" w:eastAsia="京东朗正体 玲珑" w:hAnsi="京东朗正体 玲珑" w:hint="eastAsia"/>
                <w:szCs w:val="21"/>
              </w:rPr>
              <w:t>月</w:t>
            </w:r>
            <w:r>
              <w:rPr>
                <w:rFonts w:ascii="京东朗正体 玲珑" w:eastAsia="京东朗正体 玲珑" w:hAnsi="京东朗正体 玲珑"/>
                <w:szCs w:val="21"/>
              </w:rPr>
              <w:t>/</w:t>
            </w:r>
            <w:r>
              <w:rPr>
                <w:rFonts w:ascii="京东朗正体 玲珑" w:eastAsia="京东朗正体 玲珑" w:hAnsi="京东朗正体 玲珑" w:hint="eastAsia"/>
                <w:szCs w:val="21"/>
              </w:rPr>
              <w:t>日</w:t>
            </w:r>
          </w:p>
          <w:p w:rsidR="007A4C3E" w:rsidRDefault="007A4C3E">
            <w:pPr>
              <w:tabs>
                <w:tab w:val="left" w:pos="8910"/>
              </w:tabs>
              <w:spacing w:line="280" w:lineRule="exact"/>
              <w:rPr>
                <w:rFonts w:ascii="京东朗正体 玲珑" w:eastAsia="京东朗正体 玲珑" w:hAnsi="京东朗正体 玲珑"/>
                <w:szCs w:val="21"/>
              </w:rPr>
            </w:pPr>
          </w:p>
        </w:tc>
        <w:tc>
          <w:tcPr>
            <w:tcW w:w="3260" w:type="dxa"/>
          </w:tcPr>
          <w:p w:rsidR="007A4C3E" w:rsidRDefault="00000000">
            <w:pPr>
              <w:tabs>
                <w:tab w:val="left" w:pos="8910"/>
              </w:tabs>
              <w:spacing w:line="280" w:lineRule="exact"/>
              <w:rPr>
                <w:rFonts w:ascii="京东朗正体 玲珑" w:eastAsia="京东朗正体 玲珑" w:hAnsi="京东朗正体 玲珑"/>
                <w:szCs w:val="21"/>
              </w:rPr>
            </w:pPr>
            <w:r>
              <w:rPr>
                <w:rFonts w:ascii="京东朗正体 玲珑" w:eastAsia="京东朗正体 玲珑" w:hAnsi="京东朗正体 玲珑" w:hint="eastAsia"/>
                <w:szCs w:val="21"/>
              </w:rPr>
              <w:t>年</w:t>
            </w:r>
            <w:r>
              <w:rPr>
                <w:rFonts w:ascii="京东朗正体 玲珑" w:eastAsia="京东朗正体 玲珑" w:hAnsi="京东朗正体 玲珑"/>
                <w:szCs w:val="21"/>
              </w:rPr>
              <w:t>/</w:t>
            </w:r>
            <w:r>
              <w:rPr>
                <w:rFonts w:ascii="京东朗正体 玲珑" w:eastAsia="京东朗正体 玲珑" w:hAnsi="京东朗正体 玲珑" w:hint="eastAsia"/>
                <w:szCs w:val="21"/>
              </w:rPr>
              <w:t>月</w:t>
            </w:r>
            <w:r>
              <w:rPr>
                <w:rFonts w:ascii="京东朗正体 玲珑" w:eastAsia="京东朗正体 玲珑" w:hAnsi="京东朗正体 玲珑"/>
                <w:szCs w:val="21"/>
              </w:rPr>
              <w:t>/</w:t>
            </w:r>
            <w:r>
              <w:rPr>
                <w:rFonts w:ascii="京东朗正体 玲珑" w:eastAsia="京东朗正体 玲珑" w:hAnsi="京东朗正体 玲珑" w:hint="eastAsia"/>
                <w:szCs w:val="21"/>
              </w:rPr>
              <w:t>日</w:t>
            </w:r>
          </w:p>
          <w:p w:rsidR="007A4C3E" w:rsidRDefault="007A4C3E">
            <w:pPr>
              <w:tabs>
                <w:tab w:val="left" w:pos="8910"/>
              </w:tabs>
              <w:spacing w:line="280" w:lineRule="exact"/>
              <w:rPr>
                <w:rFonts w:ascii="京东朗正体 玲珑" w:eastAsia="京东朗正体 玲珑" w:hAnsi="京东朗正体 玲珑"/>
                <w:szCs w:val="21"/>
              </w:rPr>
            </w:pPr>
          </w:p>
        </w:tc>
      </w:tr>
    </w:tbl>
    <w:p w:rsidR="007A4C3E" w:rsidRDefault="00000000">
      <w:pPr>
        <w:widowControl/>
        <w:jc w:val="left"/>
        <w:rPr>
          <w:rFonts w:ascii="京东朗正体 玲珑" w:eastAsia="京东朗正体 玲珑" w:hAnsi="京东朗正体 玲珑"/>
          <w:szCs w:val="21"/>
        </w:rPr>
      </w:pPr>
      <w:r>
        <w:rPr>
          <w:rFonts w:ascii="京东朗正体 玲珑" w:eastAsia="京东朗正体 玲珑" w:hAnsi="京东朗正体 玲珑"/>
          <w:szCs w:val="21"/>
        </w:rPr>
        <w:br w:type="page"/>
      </w:r>
    </w:p>
    <w:p w:rsidR="007A4C3E" w:rsidRDefault="00000000">
      <w:pPr>
        <w:spacing w:line="280" w:lineRule="exact"/>
        <w:jc w:val="center"/>
        <w:rPr>
          <w:rFonts w:ascii="京东朗正体 玲珑" w:eastAsia="京东朗正体 玲珑" w:hAnsi="京东朗正体 玲珑"/>
          <w:b/>
          <w:szCs w:val="21"/>
        </w:rPr>
      </w:pPr>
      <w:r>
        <w:rPr>
          <w:rFonts w:ascii="京东朗正体 玲珑" w:eastAsia="京东朗正体 玲珑" w:hAnsi="京东朗正体 玲珑" w:hint="eastAsia"/>
          <w:b/>
          <w:szCs w:val="21"/>
        </w:rPr>
        <w:lastRenderedPageBreak/>
        <w:t>保密协议</w:t>
      </w:r>
    </w:p>
    <w:p w:rsidR="007A4C3E" w:rsidRDefault="007A4C3E">
      <w:pPr>
        <w:tabs>
          <w:tab w:val="left" w:pos="8910"/>
        </w:tabs>
        <w:spacing w:line="280" w:lineRule="exact"/>
        <w:jc w:val="center"/>
        <w:rPr>
          <w:rFonts w:ascii="京东朗正体 玲珑" w:eastAsia="京东朗正体 玲珑" w:hAnsi="京东朗正体 玲珑"/>
          <w:szCs w:val="21"/>
        </w:rPr>
      </w:pPr>
    </w:p>
    <w:p w:rsidR="007A4C3E" w:rsidRDefault="00000000">
      <w:pPr>
        <w:pStyle w:val="af7"/>
        <w:widowControl/>
        <w:numPr>
          <w:ilvl w:val="0"/>
          <w:numId w:val="21"/>
        </w:numPr>
        <w:tabs>
          <w:tab w:val="left" w:pos="8910"/>
        </w:tabs>
        <w:spacing w:line="280" w:lineRule="exact"/>
        <w:ind w:firstLineChars="0"/>
        <w:rPr>
          <w:rFonts w:ascii="京东朗正体 玲珑" w:eastAsia="京东朗正体 玲珑" w:hAnsi="京东朗正体 玲珑"/>
          <w:bCs/>
          <w:szCs w:val="21"/>
          <w:u w:val="single"/>
        </w:rPr>
      </w:pPr>
      <w:r>
        <w:rPr>
          <w:rFonts w:ascii="京东朗正体 玲珑" w:eastAsia="京东朗正体 玲珑" w:hAnsi="京东朗正体 玲珑" w:hint="eastAsia"/>
          <w:bCs/>
          <w:szCs w:val="21"/>
          <w:u w:val="single"/>
        </w:rPr>
        <w:t>定义</w:t>
      </w:r>
    </w:p>
    <w:p w:rsidR="007A4C3E" w:rsidRDefault="00000000">
      <w:pPr>
        <w:pStyle w:val="af7"/>
        <w:widowControl/>
        <w:numPr>
          <w:ilvl w:val="0"/>
          <w:numId w:val="22"/>
        </w:numPr>
        <w:tabs>
          <w:tab w:val="left" w:pos="360"/>
        </w:tabs>
        <w:spacing w:line="280" w:lineRule="exact"/>
        <w:ind w:left="851" w:rightChars="300" w:right="630" w:firstLineChars="0" w:hanging="425"/>
        <w:rPr>
          <w:rFonts w:ascii="京东朗正体 玲珑" w:eastAsia="京东朗正体 玲珑" w:hAnsi="京东朗正体 玲珑"/>
          <w:bCs/>
          <w:szCs w:val="21"/>
        </w:rPr>
      </w:pPr>
      <w:r>
        <w:rPr>
          <w:rFonts w:ascii="京东朗正体 玲珑" w:eastAsia="京东朗正体 玲珑" w:hAnsi="京东朗正体 玲珑" w:hint="eastAsia"/>
          <w:b/>
          <w:szCs w:val="21"/>
        </w:rPr>
        <w:t xml:space="preserve"> </w:t>
      </w:r>
      <w:r>
        <w:rPr>
          <w:rFonts w:ascii="京东朗正体 玲珑" w:eastAsia="京东朗正体 玲珑" w:hAnsi="京东朗正体 玲珑" w:hint="eastAsia"/>
          <w:bCs/>
          <w:szCs w:val="21"/>
        </w:rPr>
        <w:t>“关联方”，对于任何一方而言，是指其通过股份、股权或任何其他安排直接或间接控制的、被其直接或间接控制或与之同受第三方直接或间接控制的实体或人士，以及与该非自然人实体具有其他关联的实体或人士，其中“控制”是指在该实体中直接或间接拥有超过</w:t>
      </w:r>
      <w:r>
        <w:rPr>
          <w:rFonts w:ascii="京东朗正体 玲珑" w:eastAsia="京东朗正体 玲珑" w:hAnsi="京东朗正体 玲珑"/>
          <w:bCs/>
          <w:szCs w:val="21"/>
        </w:rPr>
        <w:t>50%的股权、权益或表决权，或有权委派或选举该实体的</w:t>
      </w:r>
      <w:r>
        <w:rPr>
          <w:rFonts w:ascii="京东朗正体 玲珑" w:eastAsia="京东朗正体 玲珑" w:hAnsi="京东朗正体 玲珑" w:hint="eastAsia"/>
          <w:bCs/>
          <w:szCs w:val="21"/>
        </w:rPr>
        <w:t>管理层或</w:t>
      </w:r>
      <w:r>
        <w:rPr>
          <w:rFonts w:ascii="京东朗正体 玲珑" w:eastAsia="京东朗正体 玲珑" w:hAnsi="京东朗正体 玲珑"/>
          <w:bCs/>
          <w:szCs w:val="21"/>
        </w:rPr>
        <w:t>多数董事，或通过</w:t>
      </w:r>
      <w:r>
        <w:rPr>
          <w:rFonts w:ascii="京东朗正体 玲珑" w:eastAsia="京东朗正体 玲珑" w:hAnsi="京东朗正体 玲珑" w:hint="eastAsia"/>
          <w:bCs/>
          <w:szCs w:val="21"/>
        </w:rPr>
        <w:t>证券、协议、信托或</w:t>
      </w:r>
      <w:r>
        <w:rPr>
          <w:rFonts w:ascii="京东朗正体 玲珑" w:eastAsia="京东朗正体 玲珑" w:hAnsi="京东朗正体 玲珑"/>
          <w:bCs/>
          <w:szCs w:val="21"/>
        </w:rPr>
        <w:t>其他形式而有能力直接或间接影响该实体的经营和政策</w:t>
      </w:r>
      <w:r>
        <w:rPr>
          <w:rFonts w:ascii="京东朗正体 玲珑" w:eastAsia="京东朗正体 玲珑" w:hAnsi="京东朗正体 玲珑" w:hint="eastAsia"/>
          <w:bCs/>
          <w:szCs w:val="21"/>
        </w:rPr>
        <w:t>；其中“关联方人士”包括任何一方的董事、监事及高级管理人员，前述人士关系密切的家庭成员，其他与公司存在特殊关系可能造成利益倾斜的自然人</w:t>
      </w:r>
      <w:r>
        <w:rPr>
          <w:rFonts w:ascii="京东朗正体 玲珑" w:eastAsia="京东朗正体 玲珑" w:hAnsi="京东朗正体 玲珑"/>
          <w:bCs/>
          <w:szCs w:val="21"/>
        </w:rPr>
        <w:t>。</w:t>
      </w:r>
    </w:p>
    <w:p w:rsidR="007A4C3E" w:rsidRDefault="00000000">
      <w:pPr>
        <w:pStyle w:val="af7"/>
        <w:widowControl/>
        <w:numPr>
          <w:ilvl w:val="0"/>
          <w:numId w:val="22"/>
        </w:numPr>
        <w:tabs>
          <w:tab w:val="left" w:pos="360"/>
        </w:tabs>
        <w:spacing w:line="280" w:lineRule="exact"/>
        <w:ind w:left="851" w:rightChars="300" w:right="630" w:firstLineChars="0" w:hanging="425"/>
        <w:rPr>
          <w:rFonts w:ascii="京东朗正体 玲珑" w:eastAsia="京东朗正体 玲珑" w:hAnsi="京东朗正体 玲珑"/>
          <w:bCs/>
          <w:szCs w:val="21"/>
        </w:rPr>
      </w:pPr>
      <w:r>
        <w:rPr>
          <w:rFonts w:ascii="京东朗正体 玲珑" w:eastAsia="京东朗正体 玲珑" w:hAnsi="京东朗正体 玲珑" w:hint="eastAsia"/>
          <w:bCs/>
          <w:szCs w:val="21"/>
        </w:rPr>
        <w:t>“保密信息”是指无论本协议签署之前或之后，披露方和/或其代表以任何方式披露给接收方的交易或与之相关的任何非公开信息等。</w:t>
      </w:r>
    </w:p>
    <w:p w:rsidR="007A4C3E" w:rsidRDefault="00000000">
      <w:pPr>
        <w:pStyle w:val="af7"/>
        <w:tabs>
          <w:tab w:val="left" w:pos="360"/>
        </w:tabs>
        <w:spacing w:line="280" w:lineRule="exact"/>
        <w:ind w:left="851" w:rightChars="300" w:right="630" w:firstLineChars="0" w:firstLine="0"/>
        <w:rPr>
          <w:rFonts w:ascii="京东朗正体 玲珑" w:eastAsia="京东朗正体 玲珑" w:hAnsi="京东朗正体 玲珑"/>
          <w:bCs/>
          <w:szCs w:val="21"/>
        </w:rPr>
      </w:pPr>
      <w:r>
        <w:rPr>
          <w:rFonts w:ascii="京东朗正体 玲珑" w:eastAsia="京东朗正体 玲珑" w:hAnsi="京东朗正体 玲珑" w:hint="eastAsia"/>
          <w:bCs/>
          <w:szCs w:val="21"/>
        </w:rPr>
        <w:t>“保密信息”是指披露方享受权益的任何公司、关联方等合法所有或持有的、不为公众所知的、能给披露方和</w:t>
      </w:r>
      <w:r>
        <w:rPr>
          <w:rFonts w:ascii="京东朗正体 玲珑" w:eastAsia="京东朗正体 玲珑" w:hAnsi="京东朗正体 玲珑"/>
          <w:bCs/>
          <w:szCs w:val="21"/>
        </w:rPr>
        <w:t>/</w:t>
      </w:r>
      <w:r>
        <w:rPr>
          <w:rFonts w:ascii="京东朗正体 玲珑" w:eastAsia="京东朗正体 玲珑" w:hAnsi="京东朗正体 玲珑" w:hint="eastAsia"/>
          <w:bCs/>
          <w:szCs w:val="21"/>
        </w:rPr>
        <w:t>或披露方的关联方带来经济利益或竞争优势的、对披露方和</w:t>
      </w:r>
      <w:r>
        <w:rPr>
          <w:rFonts w:ascii="京东朗正体 玲珑" w:eastAsia="京东朗正体 玲珑" w:hAnsi="京东朗正体 玲珑"/>
          <w:bCs/>
          <w:szCs w:val="21"/>
        </w:rPr>
        <w:t>/</w:t>
      </w:r>
      <w:r>
        <w:rPr>
          <w:rFonts w:ascii="京东朗正体 玲珑" w:eastAsia="京东朗正体 玲珑" w:hAnsi="京东朗正体 玲珑" w:hint="eastAsia"/>
          <w:bCs/>
          <w:szCs w:val="21"/>
        </w:rPr>
        <w:t>或披露方的关联方或其他人有实际价值的、已经完成的或未完成的商业信息、技术信息、管理信息及其他信息（无论该等信息是披露方和</w:t>
      </w:r>
      <w:r>
        <w:rPr>
          <w:rFonts w:ascii="京东朗正体 玲珑" w:eastAsia="京东朗正体 玲珑" w:hAnsi="京东朗正体 玲珑"/>
          <w:bCs/>
          <w:szCs w:val="21"/>
        </w:rPr>
        <w:t>/</w:t>
      </w:r>
      <w:r>
        <w:rPr>
          <w:rFonts w:ascii="京东朗正体 玲珑" w:eastAsia="京东朗正体 玲珑" w:hAnsi="京东朗正体 玲珑" w:hint="eastAsia"/>
          <w:bCs/>
          <w:szCs w:val="21"/>
        </w:rPr>
        <w:t>或披露方的关联方自行取得还是从他方受让获得），以及与前述信息、秘密相关的图纸、数据、报表、合同等所有资料，不论该等信息是通过何种方式作为载体或保存的，包括但不限于交易相关的事实和披露方及其代表直接或间接地，以口头、书面、图形、计算机可读形式或其他形式披露予接收方的全部资料，如财务信息、市场方案、商业策略、计划、提案、客户以及潜在客户名单、研发内容、诀窍、计算机软件、原型、模块、样品、设计、源代码、数据、技术、系统、流程、原创作品、项目、流程图及其他披露方对其他人负有保密义务的非公开信息等。</w:t>
      </w:r>
    </w:p>
    <w:p w:rsidR="007A4C3E" w:rsidRDefault="00000000">
      <w:pPr>
        <w:pStyle w:val="af7"/>
        <w:tabs>
          <w:tab w:val="left" w:pos="360"/>
        </w:tabs>
        <w:spacing w:line="280" w:lineRule="exact"/>
        <w:ind w:left="851" w:rightChars="300" w:right="630" w:firstLineChars="0" w:firstLine="0"/>
        <w:rPr>
          <w:rFonts w:ascii="京东朗正体 玲珑" w:eastAsia="京东朗正体 玲珑" w:hAnsi="京东朗正体 玲珑"/>
          <w:bCs/>
          <w:szCs w:val="21"/>
        </w:rPr>
      </w:pPr>
      <w:r>
        <w:rPr>
          <w:rFonts w:ascii="京东朗正体 玲珑" w:eastAsia="京东朗正体 玲珑" w:hAnsi="京东朗正体 玲珑" w:hint="eastAsia"/>
          <w:bCs/>
          <w:szCs w:val="21"/>
        </w:rPr>
        <w:t>“</w:t>
      </w:r>
      <w:r>
        <w:rPr>
          <w:rFonts w:ascii="京东朗正体 玲珑" w:eastAsia="京东朗正体 玲珑" w:hAnsi="京东朗正体 玲珑"/>
          <w:bCs/>
          <w:szCs w:val="21"/>
        </w:rPr>
        <w:t>保密信息</w:t>
      </w:r>
      <w:r>
        <w:rPr>
          <w:rFonts w:ascii="京东朗正体 玲珑" w:eastAsia="京东朗正体 玲珑" w:hAnsi="京东朗正体 玲珑" w:hint="eastAsia"/>
          <w:bCs/>
          <w:szCs w:val="21"/>
        </w:rPr>
        <w:t>”</w:t>
      </w:r>
      <w:r>
        <w:rPr>
          <w:rFonts w:ascii="京东朗正体 玲珑" w:eastAsia="京东朗正体 玲珑" w:hAnsi="京东朗正体 玲珑"/>
          <w:bCs/>
          <w:szCs w:val="21"/>
        </w:rPr>
        <w:t>不</w:t>
      </w:r>
      <w:r>
        <w:rPr>
          <w:rFonts w:ascii="京东朗正体 玲珑" w:eastAsia="京东朗正体 玲珑" w:hAnsi="京东朗正体 玲珑" w:hint="eastAsia"/>
          <w:bCs/>
          <w:szCs w:val="21"/>
        </w:rPr>
        <w:t>应</w:t>
      </w:r>
      <w:r>
        <w:rPr>
          <w:rFonts w:ascii="京东朗正体 玲珑" w:eastAsia="京东朗正体 玲珑" w:hAnsi="京东朗正体 玲珑"/>
          <w:bCs/>
          <w:szCs w:val="21"/>
        </w:rPr>
        <w:t>包括以下信息和资料：(</w:t>
      </w:r>
      <w:proofErr w:type="spellStart"/>
      <w:r>
        <w:rPr>
          <w:rFonts w:ascii="京东朗正体 玲珑" w:eastAsia="京东朗正体 玲珑" w:hAnsi="京东朗正体 玲珑"/>
          <w:bCs/>
          <w:szCs w:val="21"/>
        </w:rPr>
        <w:t>i</w:t>
      </w:r>
      <w:proofErr w:type="spellEnd"/>
      <w:r>
        <w:rPr>
          <w:rFonts w:ascii="京东朗正体 玲珑" w:eastAsia="京东朗正体 玲珑" w:hAnsi="京东朗正体 玲珑"/>
          <w:bCs/>
          <w:szCs w:val="21"/>
        </w:rPr>
        <w:t>)在披露时已被公众所知，或可被公众所得；或在披露后</w:t>
      </w:r>
      <w:r>
        <w:rPr>
          <w:rFonts w:ascii="京东朗正体 玲珑" w:eastAsia="京东朗正体 玲珑" w:hAnsi="京东朗正体 玲珑" w:hint="eastAsia"/>
          <w:bCs/>
          <w:szCs w:val="21"/>
        </w:rPr>
        <w:t>并非</w:t>
      </w:r>
      <w:r>
        <w:rPr>
          <w:rFonts w:ascii="京东朗正体 玲珑" w:eastAsia="京东朗正体 玲珑" w:hAnsi="京东朗正体 玲珑"/>
          <w:bCs/>
          <w:szCs w:val="21"/>
        </w:rPr>
        <w:t>由于接收方</w:t>
      </w:r>
      <w:r>
        <w:rPr>
          <w:rFonts w:ascii="京东朗正体 玲珑" w:eastAsia="京东朗正体 玲珑" w:hAnsi="京东朗正体 玲珑" w:hint="eastAsia"/>
          <w:bCs/>
          <w:szCs w:val="21"/>
        </w:rPr>
        <w:t>违反本协议等</w:t>
      </w:r>
      <w:r>
        <w:rPr>
          <w:rFonts w:ascii="京东朗正体 玲珑" w:eastAsia="京东朗正体 玲珑" w:hAnsi="京东朗正体 玲珑"/>
          <w:bCs/>
          <w:szCs w:val="21"/>
        </w:rPr>
        <w:t>原因，被公众所知，或可被公众所得；或(ii)在披露时已被接收方合法所知；或(iii)由合法获得保密信息并有权披露的第三方提供给接收方的信息或资料；或(iv) 由接收方独立开发且接收方可提供独立开发记录。</w:t>
      </w:r>
    </w:p>
    <w:p w:rsidR="007A4C3E" w:rsidRDefault="00000000">
      <w:pPr>
        <w:pStyle w:val="af7"/>
        <w:widowControl/>
        <w:numPr>
          <w:ilvl w:val="0"/>
          <w:numId w:val="22"/>
        </w:numPr>
        <w:tabs>
          <w:tab w:val="left" w:pos="360"/>
        </w:tabs>
        <w:spacing w:line="280" w:lineRule="exact"/>
        <w:ind w:left="851" w:rightChars="300" w:right="630" w:firstLineChars="0" w:hanging="425"/>
        <w:rPr>
          <w:rFonts w:ascii="京东朗正体 玲珑" w:eastAsia="京东朗正体 玲珑" w:hAnsi="京东朗正体 玲珑"/>
          <w:bCs/>
          <w:szCs w:val="21"/>
        </w:rPr>
      </w:pPr>
      <w:r>
        <w:rPr>
          <w:rFonts w:ascii="京东朗正体 玲珑" w:eastAsia="京东朗正体 玲珑" w:hAnsi="京东朗正体 玲珑"/>
          <w:bCs/>
          <w:szCs w:val="21"/>
        </w:rPr>
        <w:t xml:space="preserve"> “代表” </w:t>
      </w:r>
      <w:r>
        <w:rPr>
          <w:rFonts w:ascii="京东朗正体 玲珑" w:eastAsia="京东朗正体 玲珑" w:hAnsi="京东朗正体 玲珑" w:hint="eastAsia"/>
          <w:bCs/>
          <w:szCs w:val="21"/>
        </w:rPr>
        <w:t>是</w:t>
      </w:r>
      <w:r>
        <w:rPr>
          <w:rFonts w:ascii="京东朗正体 玲珑" w:eastAsia="京东朗正体 玲珑" w:hAnsi="京东朗正体 玲珑"/>
          <w:bCs/>
          <w:szCs w:val="21"/>
        </w:rPr>
        <w:t>指一方的关联方、该方及其关联方的</w:t>
      </w:r>
      <w:r>
        <w:rPr>
          <w:rFonts w:ascii="京东朗正体 玲珑" w:eastAsia="京东朗正体 玲珑" w:hAnsi="京东朗正体 玲珑" w:hint="eastAsia"/>
          <w:bCs/>
          <w:szCs w:val="21"/>
        </w:rPr>
        <w:t>股东、合伙人、</w:t>
      </w:r>
      <w:r>
        <w:rPr>
          <w:rFonts w:ascii="京东朗正体 玲珑" w:eastAsia="京东朗正体 玲珑" w:hAnsi="京东朗正体 玲珑"/>
          <w:bCs/>
          <w:szCs w:val="21"/>
        </w:rPr>
        <w:t>董事、</w:t>
      </w:r>
      <w:r>
        <w:rPr>
          <w:rFonts w:ascii="京东朗正体 玲珑" w:eastAsia="京东朗正体 玲珑" w:hAnsi="京东朗正体 玲珑" w:hint="eastAsia"/>
          <w:bCs/>
          <w:szCs w:val="21"/>
        </w:rPr>
        <w:t>监事、</w:t>
      </w:r>
      <w:r>
        <w:rPr>
          <w:rFonts w:ascii="京东朗正体 玲珑" w:eastAsia="京东朗正体 玲珑" w:hAnsi="京东朗正体 玲珑"/>
          <w:bCs/>
          <w:szCs w:val="21"/>
        </w:rPr>
        <w:t>管理人员及雇员、该方及其关联方任命的协助评估交易的顾问或代理、该方及其关联方的顾问委员会或投资委员会的成员</w:t>
      </w:r>
      <w:r>
        <w:rPr>
          <w:rFonts w:ascii="京东朗正体 玲珑" w:eastAsia="京东朗正体 玲珑" w:hAnsi="京东朗正体 玲珑" w:hint="eastAsia"/>
          <w:bCs/>
          <w:szCs w:val="21"/>
        </w:rPr>
        <w:t>等</w:t>
      </w:r>
      <w:r>
        <w:rPr>
          <w:rFonts w:ascii="京东朗正体 玲珑" w:eastAsia="京东朗正体 玲珑" w:hAnsi="京东朗正体 玲珑"/>
          <w:bCs/>
          <w:szCs w:val="21"/>
        </w:rPr>
        <w:t>。</w:t>
      </w:r>
    </w:p>
    <w:p w:rsidR="007A4C3E" w:rsidRDefault="007A4C3E">
      <w:pPr>
        <w:tabs>
          <w:tab w:val="left" w:pos="360"/>
        </w:tabs>
        <w:spacing w:line="280" w:lineRule="exact"/>
        <w:rPr>
          <w:rFonts w:ascii="京东朗正体 玲珑" w:eastAsia="京东朗正体 玲珑" w:hAnsi="京东朗正体 玲珑"/>
          <w:bCs/>
          <w:szCs w:val="21"/>
        </w:rPr>
      </w:pPr>
    </w:p>
    <w:p w:rsidR="007A4C3E" w:rsidRDefault="00000000">
      <w:pPr>
        <w:pStyle w:val="af7"/>
        <w:widowControl/>
        <w:numPr>
          <w:ilvl w:val="0"/>
          <w:numId w:val="21"/>
        </w:numPr>
        <w:tabs>
          <w:tab w:val="left" w:pos="8910"/>
        </w:tabs>
        <w:spacing w:line="280" w:lineRule="exact"/>
        <w:ind w:firstLineChars="0"/>
        <w:rPr>
          <w:rFonts w:ascii="京东朗正体 玲珑" w:eastAsia="京东朗正体 玲珑" w:hAnsi="京东朗正体 玲珑"/>
          <w:bCs/>
          <w:szCs w:val="21"/>
          <w:u w:val="single"/>
        </w:rPr>
      </w:pPr>
      <w:r>
        <w:rPr>
          <w:rFonts w:ascii="京东朗正体 玲珑" w:eastAsia="京东朗正体 玲珑" w:hAnsi="京东朗正体 玲珑" w:hint="eastAsia"/>
          <w:bCs/>
          <w:szCs w:val="21"/>
          <w:u w:val="single"/>
        </w:rPr>
        <w:t>保密义务</w:t>
      </w:r>
    </w:p>
    <w:p w:rsidR="007A4C3E" w:rsidRDefault="00000000">
      <w:pPr>
        <w:pStyle w:val="af7"/>
        <w:widowControl/>
        <w:numPr>
          <w:ilvl w:val="0"/>
          <w:numId w:val="23"/>
        </w:numPr>
        <w:tabs>
          <w:tab w:val="left" w:pos="360"/>
        </w:tabs>
        <w:spacing w:line="280" w:lineRule="exact"/>
        <w:ind w:rightChars="300" w:right="630" w:firstLineChars="0"/>
        <w:rPr>
          <w:rFonts w:ascii="京东朗正体 玲珑" w:eastAsia="京东朗正体 玲珑" w:hAnsi="京东朗正体 玲珑"/>
          <w:bCs/>
          <w:szCs w:val="21"/>
        </w:rPr>
      </w:pPr>
      <w:r>
        <w:rPr>
          <w:rFonts w:ascii="京东朗正体 玲珑" w:eastAsia="京东朗正体 玲珑" w:hAnsi="京东朗正体 玲珑" w:hint="eastAsia"/>
          <w:bCs/>
          <w:szCs w:val="21"/>
        </w:rPr>
        <w:t>接收方对披露方的保密信息承担保密义务，且接收方知晓披露方对保密的要求严格，本合同之签订可认为披露方已对保密信息采取了合理的保密措施。</w:t>
      </w:r>
      <w:r>
        <w:rPr>
          <w:rFonts w:ascii="京东朗正体 玲珑" w:eastAsia="京东朗正体 玲珑" w:hAnsi="京东朗正体 玲珑"/>
          <w:bCs/>
          <w:szCs w:val="21"/>
        </w:rPr>
        <w:t>接收方</w:t>
      </w:r>
      <w:r>
        <w:rPr>
          <w:rFonts w:ascii="京东朗正体 玲珑" w:eastAsia="京东朗正体 玲珑" w:hAnsi="京东朗正体 玲珑" w:hint="eastAsia"/>
          <w:bCs/>
          <w:szCs w:val="21"/>
        </w:rPr>
        <w:t>认可在本交易中获悉、产生的保密信息均归披露方所有，承诺恪守本协议约定之保密义务，</w:t>
      </w:r>
      <w:r>
        <w:rPr>
          <w:rFonts w:ascii="京东朗正体 玲珑" w:eastAsia="京东朗正体 玲珑" w:hAnsi="京东朗正体 玲珑"/>
          <w:bCs/>
          <w:szCs w:val="21"/>
        </w:rPr>
        <w:t>不得向</w:t>
      </w:r>
      <w:r>
        <w:rPr>
          <w:rFonts w:ascii="京东朗正体 玲珑" w:eastAsia="京东朗正体 玲珑" w:hAnsi="京东朗正体 玲珑" w:hint="eastAsia"/>
          <w:bCs/>
          <w:szCs w:val="21"/>
        </w:rPr>
        <w:t>除接收方代表之外的</w:t>
      </w:r>
      <w:r>
        <w:rPr>
          <w:rFonts w:ascii="京东朗正体 玲珑" w:eastAsia="京东朗正体 玲珑" w:hAnsi="京东朗正体 玲珑"/>
          <w:bCs/>
          <w:szCs w:val="21"/>
        </w:rPr>
        <w:t>任何第三方披露保密信息</w:t>
      </w:r>
      <w:r>
        <w:rPr>
          <w:rFonts w:ascii="京东朗正体 玲珑" w:eastAsia="京东朗正体 玲珑" w:hAnsi="京东朗正体 玲珑" w:hint="eastAsia"/>
          <w:bCs/>
          <w:szCs w:val="21"/>
        </w:rPr>
        <w:t>。但</w:t>
      </w:r>
      <w:r>
        <w:rPr>
          <w:rFonts w:ascii="京东朗正体 玲珑" w:eastAsia="京东朗正体 玲珑" w:hAnsi="京东朗正体 玲珑"/>
          <w:bCs/>
          <w:szCs w:val="21"/>
        </w:rPr>
        <w:t>如果根据法律法规、司法机关、行政机关或证券交易所的规定、指令或要求，接收方必须披露任何保密信息的，在法律法规及政府部门指令或要求允许的范围内</w:t>
      </w:r>
      <w:r>
        <w:rPr>
          <w:rFonts w:ascii="京东朗正体 玲珑" w:eastAsia="京东朗正体 玲珑" w:hAnsi="京东朗正体 玲珑" w:hint="eastAsia"/>
          <w:bCs/>
          <w:szCs w:val="21"/>
        </w:rPr>
        <w:t>,</w:t>
      </w:r>
      <w:r>
        <w:rPr>
          <w:rFonts w:ascii="京东朗正体 玲珑" w:eastAsia="京东朗正体 玲珑" w:hAnsi="京东朗正体 玲珑"/>
          <w:bCs/>
          <w:szCs w:val="21"/>
        </w:rPr>
        <w:t>接收方应在披露前尽快向披露方发出书面通知。</w:t>
      </w:r>
    </w:p>
    <w:p w:rsidR="007A4C3E" w:rsidRDefault="00000000">
      <w:pPr>
        <w:pStyle w:val="af7"/>
        <w:widowControl/>
        <w:numPr>
          <w:ilvl w:val="0"/>
          <w:numId w:val="23"/>
        </w:numPr>
        <w:tabs>
          <w:tab w:val="left" w:pos="360"/>
        </w:tabs>
        <w:spacing w:line="280" w:lineRule="exact"/>
        <w:ind w:rightChars="300" w:right="630" w:firstLineChars="0"/>
        <w:rPr>
          <w:rFonts w:ascii="京东朗正体 玲珑" w:eastAsia="京东朗正体 玲珑" w:hAnsi="京东朗正体 玲珑"/>
          <w:bCs/>
          <w:szCs w:val="21"/>
        </w:rPr>
      </w:pPr>
      <w:r>
        <w:rPr>
          <w:rFonts w:ascii="京东朗正体 玲珑" w:eastAsia="京东朗正体 玲珑" w:hAnsi="京东朗正体 玲珑" w:hint="eastAsia"/>
          <w:bCs/>
          <w:szCs w:val="21"/>
        </w:rPr>
        <w:t>接收方应该在法律允许的范围内，</w:t>
      </w:r>
      <w:r>
        <w:rPr>
          <w:rFonts w:ascii="京东朗正体 玲珑" w:eastAsia="京东朗正体 玲珑" w:hAnsi="京东朗正体 玲珑"/>
          <w:bCs/>
          <w:szCs w:val="21"/>
        </w:rPr>
        <w:t>(</w:t>
      </w:r>
      <w:proofErr w:type="spellStart"/>
      <w:r>
        <w:rPr>
          <w:rFonts w:ascii="京东朗正体 玲珑" w:eastAsia="京东朗正体 玲珑" w:hAnsi="京东朗正体 玲珑"/>
          <w:bCs/>
          <w:szCs w:val="21"/>
        </w:rPr>
        <w:t>i</w:t>
      </w:r>
      <w:proofErr w:type="spellEnd"/>
      <w:r>
        <w:rPr>
          <w:rFonts w:ascii="京东朗正体 玲珑" w:eastAsia="京东朗正体 玲珑" w:hAnsi="京东朗正体 玲珑"/>
          <w:bCs/>
          <w:szCs w:val="21"/>
        </w:rPr>
        <w:t>)尽快向披露方发出书面通知，并</w:t>
      </w:r>
      <w:r>
        <w:rPr>
          <w:rFonts w:ascii="京东朗正体 玲珑" w:eastAsia="京东朗正体 玲珑" w:hAnsi="京东朗正体 玲珑" w:hint="eastAsia"/>
          <w:bCs/>
          <w:szCs w:val="21"/>
        </w:rPr>
        <w:t>告知要求披露的事实和</w:t>
      </w:r>
      <w:r>
        <w:rPr>
          <w:rFonts w:ascii="京东朗正体 玲珑" w:eastAsia="京东朗正体 玲珑" w:hAnsi="京东朗正体 玲珑"/>
          <w:bCs/>
          <w:szCs w:val="21"/>
        </w:rPr>
        <w:t>文件，以便披露方</w:t>
      </w:r>
      <w:r>
        <w:rPr>
          <w:rFonts w:ascii="京东朗正体 玲珑" w:eastAsia="京东朗正体 玲珑" w:hAnsi="京东朗正体 玲珑" w:hint="eastAsia"/>
          <w:bCs/>
          <w:szCs w:val="21"/>
        </w:rPr>
        <w:t>的</w:t>
      </w:r>
      <w:r>
        <w:rPr>
          <w:rFonts w:ascii="京东朗正体 玲珑" w:eastAsia="京东朗正体 玲珑" w:hAnsi="京东朗正体 玲珑"/>
          <w:bCs/>
          <w:szCs w:val="21"/>
        </w:rPr>
        <w:t>代表</w:t>
      </w:r>
      <w:r>
        <w:rPr>
          <w:rFonts w:ascii="京东朗正体 玲珑" w:eastAsia="京东朗正体 玲珑" w:hAnsi="京东朗正体 玲珑" w:hint="eastAsia"/>
          <w:bCs/>
          <w:szCs w:val="21"/>
        </w:rPr>
        <w:t>和相关人员</w:t>
      </w:r>
      <w:r>
        <w:rPr>
          <w:rFonts w:ascii="京东朗正体 玲珑" w:eastAsia="京东朗正体 玲珑" w:hAnsi="京东朗正体 玲珑"/>
          <w:bCs/>
          <w:szCs w:val="21"/>
        </w:rPr>
        <w:t>可以寻求适当的保护令或其他补救措施</w:t>
      </w:r>
      <w:r>
        <w:rPr>
          <w:rFonts w:ascii="京东朗正体 玲珑" w:eastAsia="京东朗正体 玲珑" w:hAnsi="京东朗正体 玲珑" w:hint="eastAsia"/>
          <w:bCs/>
          <w:szCs w:val="21"/>
        </w:rPr>
        <w:t>；</w:t>
      </w:r>
      <w:r>
        <w:rPr>
          <w:rFonts w:ascii="京东朗正体 玲珑" w:eastAsia="京东朗正体 玲珑" w:hAnsi="京东朗正体 玲珑"/>
          <w:bCs/>
          <w:szCs w:val="21"/>
        </w:rPr>
        <w:t>(ii) 采取最合理的步骤，保护</w:t>
      </w:r>
      <w:r>
        <w:rPr>
          <w:rFonts w:ascii="京东朗正体 玲珑" w:eastAsia="京东朗正体 玲珑" w:hAnsi="京东朗正体 玲珑" w:hint="eastAsia"/>
          <w:bCs/>
          <w:szCs w:val="21"/>
        </w:rPr>
        <w:t>保密</w:t>
      </w:r>
      <w:r>
        <w:rPr>
          <w:rFonts w:ascii="京东朗正体 玲珑" w:eastAsia="京东朗正体 玲珑" w:hAnsi="京东朗正体 玲珑"/>
          <w:bCs/>
          <w:szCs w:val="21"/>
        </w:rPr>
        <w:t>信息的机密性</w:t>
      </w:r>
      <w:r>
        <w:rPr>
          <w:rFonts w:ascii="京东朗正体 玲珑" w:eastAsia="京东朗正体 玲珑" w:hAnsi="京东朗正体 玲珑" w:hint="eastAsia"/>
          <w:bCs/>
          <w:szCs w:val="21"/>
        </w:rPr>
        <w:t>；和</w:t>
      </w:r>
      <w:r>
        <w:rPr>
          <w:rFonts w:ascii="京东朗正体 玲珑" w:eastAsia="京东朗正体 玲珑" w:hAnsi="京东朗正体 玲珑"/>
          <w:bCs/>
          <w:szCs w:val="21"/>
        </w:rPr>
        <w:t>(iii)</w:t>
      </w:r>
      <w:r>
        <w:rPr>
          <w:rFonts w:ascii="京东朗正体 玲珑" w:eastAsia="京东朗正体 玲珑" w:hAnsi="京东朗正体 玲珑" w:hint="eastAsia"/>
          <w:bCs/>
          <w:szCs w:val="21"/>
        </w:rPr>
        <w:t xml:space="preserve"> 配合披露方获得该等保护令或实施其他补救措施，并进一步同意，如果未获得该等保护令或补救措施，接收方仍需提供保密信息的，则接收方应遵循法律顾问意见的基础上，仅提供被合法要求披露的那一部分保密信息，并且应尽其最大努力促使该等被要求披露的保密信息受到保密保护。</w:t>
      </w:r>
    </w:p>
    <w:p w:rsidR="007A4C3E" w:rsidRDefault="00000000">
      <w:pPr>
        <w:pStyle w:val="af7"/>
        <w:widowControl/>
        <w:numPr>
          <w:ilvl w:val="0"/>
          <w:numId w:val="23"/>
        </w:numPr>
        <w:tabs>
          <w:tab w:val="left" w:pos="360"/>
        </w:tabs>
        <w:spacing w:line="280" w:lineRule="exact"/>
        <w:ind w:rightChars="300" w:right="630" w:firstLineChars="0"/>
        <w:rPr>
          <w:rFonts w:ascii="京东朗正体 玲珑" w:eastAsia="京东朗正体 玲珑" w:hAnsi="京东朗正体 玲珑"/>
          <w:bCs/>
          <w:szCs w:val="21"/>
        </w:rPr>
      </w:pPr>
      <w:r>
        <w:rPr>
          <w:rFonts w:ascii="京东朗正体 玲珑" w:eastAsia="京东朗正体 玲珑" w:hAnsi="京东朗正体 玲珑" w:hint="eastAsia"/>
          <w:bCs/>
          <w:szCs w:val="21"/>
        </w:rPr>
        <w:t>除非为</w:t>
      </w:r>
      <w:r>
        <w:rPr>
          <w:rFonts w:ascii="京东朗正体 玲珑" w:eastAsia="京东朗正体 玲珑" w:hAnsi="京东朗正体 玲珑"/>
          <w:bCs/>
          <w:szCs w:val="21"/>
        </w:rPr>
        <w:t>评估</w:t>
      </w:r>
      <w:r>
        <w:rPr>
          <w:rFonts w:ascii="京东朗正体 玲珑" w:eastAsia="京东朗正体 玲珑" w:hAnsi="京东朗正体 玲珑" w:hint="eastAsia"/>
          <w:bCs/>
          <w:szCs w:val="21"/>
        </w:rPr>
        <w:t>、</w:t>
      </w:r>
      <w:r>
        <w:rPr>
          <w:rFonts w:ascii="京东朗正体 玲珑" w:eastAsia="京东朗正体 玲珑" w:hAnsi="京东朗正体 玲珑"/>
          <w:bCs/>
          <w:szCs w:val="21"/>
        </w:rPr>
        <w:t>讨论</w:t>
      </w:r>
      <w:r>
        <w:rPr>
          <w:rFonts w:ascii="京东朗正体 玲珑" w:eastAsia="京东朗正体 玲珑" w:hAnsi="京东朗正体 玲珑" w:hint="eastAsia"/>
          <w:bCs/>
          <w:szCs w:val="21"/>
        </w:rPr>
        <w:t>、履行、执行</w:t>
      </w:r>
      <w:r>
        <w:rPr>
          <w:rFonts w:ascii="京东朗正体 玲珑" w:eastAsia="京东朗正体 玲珑" w:hAnsi="京东朗正体 玲珑"/>
          <w:bCs/>
          <w:szCs w:val="21"/>
        </w:rPr>
        <w:t>交易</w:t>
      </w:r>
      <w:r>
        <w:rPr>
          <w:rFonts w:ascii="京东朗正体 玲珑" w:eastAsia="京东朗正体 玲珑" w:hAnsi="京东朗正体 玲珑" w:hint="eastAsia"/>
          <w:bCs/>
          <w:szCs w:val="21"/>
        </w:rPr>
        <w:t>的目的，或另行取得披露方的书面授权，</w:t>
      </w:r>
      <w:r>
        <w:rPr>
          <w:rFonts w:ascii="京东朗正体 玲珑" w:eastAsia="京东朗正体 玲珑" w:hAnsi="京东朗正体 玲珑"/>
          <w:bCs/>
          <w:szCs w:val="21"/>
        </w:rPr>
        <w:t>接收方不得</w:t>
      </w:r>
      <w:r>
        <w:rPr>
          <w:rFonts w:ascii="京东朗正体 玲珑" w:eastAsia="京东朗正体 玲珑" w:hAnsi="京东朗正体 玲珑" w:hint="eastAsia"/>
          <w:bCs/>
          <w:szCs w:val="21"/>
        </w:rPr>
        <w:t>使用任何保密信息。特别地，接收方同意不使用保密信息用以干扰或试图干扰披露方的合同关系或其他贸易关系，或披露方的正常业务。</w:t>
      </w:r>
    </w:p>
    <w:p w:rsidR="007A4C3E" w:rsidRDefault="00000000">
      <w:pPr>
        <w:pStyle w:val="af7"/>
        <w:widowControl/>
        <w:numPr>
          <w:ilvl w:val="0"/>
          <w:numId w:val="23"/>
        </w:numPr>
        <w:tabs>
          <w:tab w:val="left" w:pos="360"/>
        </w:tabs>
        <w:spacing w:line="280" w:lineRule="exact"/>
        <w:ind w:rightChars="300" w:right="630" w:firstLineChars="0"/>
        <w:rPr>
          <w:rFonts w:ascii="京东朗正体 玲珑" w:eastAsia="京东朗正体 玲珑" w:hAnsi="京东朗正体 玲珑"/>
          <w:bCs/>
          <w:szCs w:val="21"/>
        </w:rPr>
      </w:pPr>
      <w:r>
        <w:rPr>
          <w:rFonts w:ascii="京东朗正体 玲珑" w:eastAsia="京东朗正体 玲珑" w:hAnsi="京东朗正体 玲珑" w:hint="eastAsia"/>
          <w:bCs/>
          <w:szCs w:val="21"/>
        </w:rPr>
        <w:lastRenderedPageBreak/>
        <w:t>接收方应采取一切合理的安全防范措施，至少以保护己方具有同等敏感性和重要性的保密信息时所使用的谨慎程度来保护披露方的保密信息。接收方只能向直接参与评估交易的接收方代表披露保密信息，且仅在以与交易相关的评估为目的所必需的范围内予以披露。接收方应确保所有获得或有权访问保密信息的代表了解信息的保密性，并要求其保持该信息的保密性，避免进行任何未经授权的复制行为。接收方应与获得或有权访问保密信息的代表订立包括类似保密限制内容书面协议，使其足以遵守本协议条款的约定。</w:t>
      </w:r>
    </w:p>
    <w:p w:rsidR="007A4C3E" w:rsidRDefault="00000000">
      <w:pPr>
        <w:pStyle w:val="af7"/>
        <w:widowControl/>
        <w:numPr>
          <w:ilvl w:val="0"/>
          <w:numId w:val="23"/>
        </w:numPr>
        <w:tabs>
          <w:tab w:val="left" w:pos="360"/>
        </w:tabs>
        <w:spacing w:line="280" w:lineRule="exact"/>
        <w:ind w:rightChars="300" w:right="630" w:firstLineChars="0"/>
        <w:rPr>
          <w:rFonts w:ascii="京东朗正体 玲珑" w:eastAsia="京东朗正体 玲珑" w:hAnsi="京东朗正体 玲珑"/>
          <w:bCs/>
          <w:szCs w:val="21"/>
        </w:rPr>
      </w:pPr>
      <w:r>
        <w:rPr>
          <w:rFonts w:ascii="京东朗正体 玲珑" w:eastAsia="京东朗正体 玲珑" w:hAnsi="京东朗正体 玲珑" w:hint="eastAsia"/>
          <w:bCs/>
          <w:szCs w:val="21"/>
        </w:rPr>
        <w:t>接收方不得将在交易过程中获取的披露方的任何资料和数据存储在第三方服务商或者服务器（</w:t>
      </w:r>
      <w:bookmarkStart w:id="11" w:name="_Hlk129962463"/>
      <w:r>
        <w:rPr>
          <w:rFonts w:ascii="京东朗正体 玲珑" w:eastAsia="京东朗正体 玲珑" w:hAnsi="京东朗正体 玲珑" w:hint="eastAsia"/>
          <w:bCs/>
          <w:szCs w:val="21"/>
        </w:rPr>
        <w:t>包括但不限于云服务商或者云服务器</w:t>
      </w:r>
      <w:bookmarkEnd w:id="11"/>
      <w:r>
        <w:rPr>
          <w:rFonts w:ascii="京东朗正体 玲珑" w:eastAsia="京东朗正体 玲珑" w:hAnsi="京东朗正体 玲珑" w:hint="eastAsia"/>
          <w:bCs/>
          <w:szCs w:val="21"/>
        </w:rPr>
        <w:t>）上；如必须使用第三方提供的数据存储服务，接收方应于接收前或在使用第三方数据存储服务前书面通知披露方</w:t>
      </w:r>
      <w:bookmarkStart w:id="12" w:name="_Hlk129962477"/>
      <w:r>
        <w:rPr>
          <w:rFonts w:ascii="京东朗正体 玲珑" w:eastAsia="京东朗正体 玲珑" w:hAnsi="京东朗正体 玲珑" w:hint="eastAsia"/>
          <w:bCs/>
          <w:szCs w:val="21"/>
        </w:rPr>
        <w:t>其所使用的第三方服务商名称以避免利益冲突</w:t>
      </w:r>
      <w:bookmarkEnd w:id="12"/>
      <w:r>
        <w:rPr>
          <w:rFonts w:ascii="京东朗正体 玲珑" w:eastAsia="京东朗正体 玲珑" w:hAnsi="京东朗正体 玲珑" w:hint="eastAsia"/>
          <w:bCs/>
          <w:szCs w:val="21"/>
        </w:rPr>
        <w:t>。</w:t>
      </w:r>
      <w:bookmarkStart w:id="13" w:name="_Hlk129962488"/>
      <w:r>
        <w:rPr>
          <w:rFonts w:ascii="京东朗正体 玲珑" w:eastAsia="京东朗正体 玲珑" w:hAnsi="京东朗正体 玲珑" w:hint="eastAsia"/>
          <w:bCs/>
          <w:szCs w:val="21"/>
        </w:rPr>
        <w:t>披露方知悉或同意前述存储方式，并不减轻接收方的保密义务和责任，接收方应保证第三方能够履行本协议同等程度的保密义务，且接收方应就第三方违反保密义务的行为承担全部责任。</w:t>
      </w:r>
    </w:p>
    <w:bookmarkEnd w:id="13"/>
    <w:p w:rsidR="007A4C3E" w:rsidRDefault="007A4C3E">
      <w:pPr>
        <w:tabs>
          <w:tab w:val="left" w:pos="360"/>
        </w:tabs>
        <w:spacing w:line="280" w:lineRule="exact"/>
        <w:rPr>
          <w:rFonts w:ascii="京东朗正体 玲珑" w:eastAsia="京东朗正体 玲珑" w:hAnsi="京东朗正体 玲珑"/>
          <w:bCs/>
          <w:szCs w:val="21"/>
        </w:rPr>
      </w:pPr>
    </w:p>
    <w:p w:rsidR="D4EB1068" w:rsidRDefault="D4EB1068" w:rsidP="D4EB1068" w14:paraId="63563FBA" w14:textId="28D203DE">
      <w:pPr>
        <w:pStyle w:val="af7"/>
        <w:widowControl/>
        <w:numPr>
          <w:ilvl w:val="0"/>
          <w:numId w:val="24"/>
        </w:numPr>
        <w:tabs>
          <w:tab w:val="left" w:pos="360"/>
        </w:tabs>
        <w:spacing w:line="280" w:lineRule="exact"/>
        <w:ind w:left="851" w:rightChars="300" w:right="630" w:firstLineChars="0"/>
        <w:rPr>
          <w:ins w:id="4" w:author="Claude" w:date="2026-04-01T02:27:50Z" w16du:dateUtc="2026-04-01T02:27:50Z"/>
          <w:rFonts w:ascii="京东朗正体 玲珑" w:eastAsia="京东朗正体 玲珑" w:hAnsi="京东朗正体 玲珑"/>
          <w:bCs/>
          <w:szCs w:val="21"/>
        </w:rPr>
      </w:pPr>
      <w:ins w:id="5" w:author="Claude" w:date="2026-04-01T02:27:50Z" w16du:dateUtc="2026-04-01T02:27:50Z">
        <w:r w:rsidR="D4EB1068">
          <w:rPr>
            <w:rFonts w:ascii="京东朗正体 玲珑" w:eastAsia="京东朗正体 玲珑" w:hAnsi="京东朗正体 玲珑" w:hint="eastAsia"/>
            <w:bCs/>
            <w:szCs w:val="21"/>
          </w:rPr>
          <w:t xml:space="preserve">如接收方拟将京东项目信息或成果用于其他项目的投标文件，必须至少提前十（10）个工作日将该投标文件的相关部分提交给披露方及京东审核。仅在获得披露方及京东明确的书面同意后，方可使用。</w:t>
        </w:r>
      </w:ins>
    </w:p>
    <w:p w:rsidR="D4EB1068" w:rsidRDefault="D4EB1068" w:rsidP="D4EB1068" w14:paraId="78247FC0" w14:textId="4DB48EE1">
      <w:pPr>
        <w:pStyle w:val="af7"/>
        <w:widowControl/>
        <w:numPr>
          <w:ilvl w:val="0"/>
          <w:numId w:val="24"/>
        </w:numPr>
        <w:tabs>
          <w:tab w:val="left" w:pos="360"/>
        </w:tabs>
        <w:spacing w:line="280" w:lineRule="exact"/>
        <w:ind w:left="851" w:rightChars="300" w:right="630" w:firstLineChars="0"/>
        <w:rPr>
          <w:ins w:id="6" w:author="Claude" w:date="2026-04-01T02:27:50Z" w16du:dateUtc="2026-04-01T02:27:50Z"/>
          <w:rFonts w:ascii="京东朗正体 玲珑" w:eastAsia="京东朗正体 玲珑" w:hAnsi="京东朗正体 玲珑"/>
          <w:bCs/>
          <w:szCs w:val="21"/>
        </w:rPr>
      </w:pPr>
      <w:ins w:id="7" w:author="Claude" w:date="2026-04-01T02:27:50Z" w16du:dateUtc="2026-04-01T02:27:50Z">
        <w:r w:rsidR="D4EB1068">
          <w:rPr>
            <w:rFonts w:ascii="京东朗正体 玲珑" w:eastAsia="京东朗正体 玲珑" w:hAnsi="京东朗正体 玲珑" w:hint="eastAsia"/>
            <w:bCs/>
            <w:szCs w:val="21"/>
          </w:rPr>
          <w:t xml:space="preserve">未经披露方及京东的事前书面同意，接收方不得将京东项目的任何信息（包括但不限于合作事实本身、项目内容、成果）用于任何其他用途，包括但不限于向第三方（尤其是同行竞对公司）进行业务推介、投标、报价或作为案例宣传。</w:t>
        </w:r>
      </w:ins>
    </w:p>
    <w:p w:rsidR="D4EB1068" w:rsidRDefault="D4EB1068" w:rsidP="D4EB1068" w14:paraId="2DF26BE5" w14:textId="725C3A12">
      <w:pPr>
        <w:pStyle w:val="af7"/>
        <w:widowControl/>
        <w:numPr>
          <w:ilvl w:val="0"/>
          <w:numId w:val="24"/>
        </w:numPr>
        <w:tabs>
          <w:tab w:val="left" w:pos="360"/>
        </w:tabs>
        <w:spacing w:line="280" w:lineRule="exact"/>
        <w:ind w:left="851" w:rightChars="300" w:right="630" w:firstLineChars="0"/>
        <w:rPr>
          <w:ins w:id="8" w:author="Claude" w:date="2026-04-01T02:27:50Z" w16du:dateUtc="2026-04-01T02:27:50Z"/>
          <w:rFonts w:ascii="京东朗正体 玲珑" w:eastAsia="京东朗正体 玲珑" w:hAnsi="京东朗正体 玲珑"/>
          <w:bCs/>
          <w:szCs w:val="21"/>
        </w:rPr>
      </w:pPr>
      <w:ins w:id="9" w:author="Claude" w:date="2026-04-01T02:27:50Z" w16du:dateUtc="2026-04-01T02:27:50Z">
        <w:r w:rsidR="D4EB1068">
          <w:rPr>
            <w:rFonts w:ascii="京东朗正体 玲珑" w:eastAsia="京东朗正体 玲珑" w:hAnsi="京东朗正体 玲珑" w:hint="eastAsia"/>
            <w:bCs/>
            <w:szCs w:val="21"/>
          </w:rPr>
          <w:t xml:space="preserve">接收方仅能为履行京东项目之目的，将保密信息披露给其必须知悉该信息的雇员、高管（“需知”原则），并确保这些人员受到同等保密义务的约束。接收方应与所有获得或有权访问保密信息的代表订立书面协议，其保密限制内容不得低于本协议的约定。</w:t>
        </w:r>
      </w:ins>
    </w:p>
    <w:p w:rsidR="007A4C3E" w:rsidRDefault="00000000">
      <w:pPr>
        <w:pStyle w:val="af7"/>
        <w:widowControl/>
        <w:numPr>
          <w:ilvl w:val="0"/>
          <w:numId w:val="21"/>
        </w:numPr>
        <w:tabs>
          <w:tab w:val="left" w:pos="8910"/>
        </w:tabs>
        <w:spacing w:line="280" w:lineRule="exact"/>
        <w:ind w:firstLineChars="0"/>
        <w:rPr>
          <w:rFonts w:ascii="京东朗正体 玲珑" w:eastAsia="京东朗正体 玲珑" w:hAnsi="京东朗正体 玲珑"/>
          <w:bCs/>
          <w:szCs w:val="21"/>
          <w:u w:val="single"/>
        </w:rPr>
      </w:pPr>
      <w:r>
        <w:rPr>
          <w:rFonts w:ascii="京东朗正体 玲珑" w:eastAsia="京东朗正体 玲珑" w:hAnsi="京东朗正体 玲珑" w:hint="eastAsia"/>
          <w:bCs/>
          <w:szCs w:val="21"/>
          <w:u w:val="single"/>
        </w:rPr>
        <w:t>权利和救济</w:t>
      </w:r>
    </w:p>
    <w:p w:rsidR="007A4C3E" w:rsidRDefault="00000000">
      <w:pPr>
        <w:pStyle w:val="af7"/>
        <w:widowControl/>
        <w:numPr>
          <w:ilvl w:val="0"/>
          <w:numId w:val="24"/>
        </w:numPr>
        <w:tabs>
          <w:tab w:val="left" w:pos="851"/>
        </w:tabs>
        <w:spacing w:line="280" w:lineRule="exact"/>
        <w:ind w:left="851" w:rightChars="320" w:right="672" w:firstLineChars="0"/>
        <w:rPr>
          <w:rFonts w:ascii="京东朗正体 玲珑" w:eastAsia="京东朗正体 玲珑" w:hAnsi="京东朗正体 玲珑"/>
          <w:bCs/>
          <w:szCs w:val="21"/>
        </w:rPr>
      </w:pPr>
      <w:r>
        <w:rPr>
          <w:rFonts w:ascii="京东朗正体 玲珑" w:eastAsia="京东朗正体 玲珑" w:hAnsi="京东朗正体 玲珑"/>
          <w:bCs/>
          <w:szCs w:val="21"/>
        </w:rPr>
        <w:t>一经发现保密信息已受到任何未经授权的披露或使用时，接收方应</w:t>
      </w:r>
      <w:r>
        <w:rPr>
          <w:rFonts w:ascii="京东朗正体 玲珑" w:eastAsia="京东朗正体 玲珑" w:hAnsi="京东朗正体 玲珑" w:hint="eastAsia"/>
          <w:bCs/>
          <w:szCs w:val="21"/>
        </w:rPr>
        <w:t>立即</w:t>
      </w:r>
      <w:r>
        <w:rPr>
          <w:rFonts w:ascii="京东朗正体 玲珑" w:eastAsia="京东朗正体 玲珑" w:hAnsi="京东朗正体 玲珑"/>
          <w:bCs/>
          <w:szCs w:val="21"/>
        </w:rPr>
        <w:t>书面通知披露方，</w:t>
      </w:r>
      <w:r>
        <w:rPr>
          <w:rFonts w:ascii="京东朗正体 玲珑" w:eastAsia="京东朗正体 玲珑" w:hAnsi="京东朗正体 玲珑" w:hint="eastAsia"/>
          <w:bCs/>
          <w:szCs w:val="21"/>
        </w:rPr>
        <w:t>并协助披露方</w:t>
      </w:r>
      <w:r>
        <w:rPr>
          <w:rFonts w:ascii="京东朗正体 玲珑" w:eastAsia="京东朗正体 玲珑" w:hAnsi="京东朗正体 玲珑"/>
          <w:bCs/>
          <w:szCs w:val="21"/>
        </w:rPr>
        <w:t>采取</w:t>
      </w:r>
      <w:r>
        <w:rPr>
          <w:rFonts w:ascii="京东朗正体 玲珑" w:eastAsia="京东朗正体 玲珑" w:hAnsi="京东朗正体 玲珑" w:hint="eastAsia"/>
          <w:bCs/>
          <w:szCs w:val="21"/>
        </w:rPr>
        <w:t>一切</w:t>
      </w:r>
      <w:r>
        <w:rPr>
          <w:rFonts w:ascii="京东朗正体 玲珑" w:eastAsia="京东朗正体 玲珑" w:hAnsi="京东朗正体 玲珑"/>
          <w:bCs/>
          <w:szCs w:val="21"/>
        </w:rPr>
        <w:t>必要措施并且尽最大努力阻止该等未经授权的披露或使用。</w:t>
      </w:r>
    </w:p>
    <w:p w:rsidR="007A4C3E" w:rsidRDefault="00000000">
      <w:pPr>
        <w:pStyle w:val="af7"/>
        <w:widowControl/>
        <w:numPr>
          <w:ilvl w:val="0"/>
          <w:numId w:val="24"/>
        </w:numPr>
        <w:tabs>
          <w:tab w:val="left" w:pos="851"/>
        </w:tabs>
        <w:spacing w:line="280" w:lineRule="exact"/>
        <w:ind w:left="851" w:rightChars="300" w:right="630" w:firstLineChars="0"/>
        <w:rPr>
          <w:rFonts w:ascii="京东朗正体 玲珑" w:eastAsia="京东朗正体 玲珑" w:hAnsi="京东朗正体 玲珑"/>
          <w:bCs/>
          <w:szCs w:val="21"/>
        </w:rPr>
      </w:pPr>
      <w:r>
        <w:rPr>
          <w:rFonts w:ascii="京东朗正体 玲珑" w:eastAsia="京东朗正体 玲珑" w:hAnsi="京东朗正体 玲珑" w:hint="eastAsia"/>
          <w:bCs/>
          <w:szCs w:val="21"/>
        </w:rPr>
        <w:t>接收方及其代表不得做出任何违反中国国家法律、法规及政策或任何违反本协议约定，且可能给披露方带来损害（包括商誉的损害）的行为。否则，披露方有权经书面通知立即终止本协议和交易，且无需承担任何违约责任。</w:t>
      </w:r>
    </w:p>
    <w:p w:rsidR="007A4C3E" w:rsidRDefault="00000000">
      <w:pPr>
        <w:pStyle w:val="af7"/>
        <w:widowControl/>
        <w:numPr>
          <w:ilvl w:val="0"/>
          <w:numId w:val="24"/>
        </w:numPr>
        <w:tabs>
          <w:tab w:val="left" w:pos="851"/>
        </w:tabs>
        <w:spacing w:line="280" w:lineRule="exact"/>
        <w:ind w:left="851" w:rightChars="300" w:right="630" w:firstLineChars="0"/>
        <w:rPr>
          <w:rFonts w:ascii="京东朗正体 玲珑" w:eastAsia="京东朗正体 玲珑" w:hAnsi="京东朗正体 玲珑"/>
          <w:bCs/>
          <w:szCs w:val="21"/>
        </w:rPr>
      </w:pPr>
      <w:r>
        <w:rPr>
          <w:rFonts w:ascii="京东朗正体 玲珑" w:eastAsia="京东朗正体 玲珑" w:hAnsi="京东朗正体 玲珑"/>
          <w:bCs/>
          <w:szCs w:val="21"/>
        </w:rPr>
        <w:t>一旦关于交易的评估或讨论终止，或者在披露方提出书面要求的任何时点，接收方应按照披露方的要求</w:t>
      </w:r>
      <w:r>
        <w:rPr>
          <w:rFonts w:ascii="京东朗正体 玲珑" w:eastAsia="京东朗正体 玲珑" w:hAnsi="京东朗正体 玲珑" w:hint="eastAsia"/>
          <w:bCs/>
          <w:szCs w:val="21"/>
        </w:rPr>
        <w:t>或在终止后10日内</w:t>
      </w:r>
      <w:r>
        <w:rPr>
          <w:rFonts w:ascii="京东朗正体 玲珑" w:eastAsia="京东朗正体 玲珑" w:hAnsi="京东朗正体 玲珑"/>
          <w:bCs/>
          <w:szCs w:val="21"/>
        </w:rPr>
        <w:t>向披露方全部返还或永久销毁接收方及其代表持有的全部保密信息，并应向披露方发出一封书面信函载明并确认接收方及其代表所持有的全部保密信息均已经被销毁或返还给了披露方。</w:t>
      </w:r>
      <w:r>
        <w:rPr>
          <w:rFonts w:ascii="京东朗正体 玲珑" w:eastAsia="京东朗正体 玲珑" w:hAnsi="京东朗正体 玲珑" w:hint="eastAsia"/>
          <w:bCs/>
          <w:szCs w:val="21"/>
        </w:rPr>
        <w:t>虽然返还或销毁保密信息，</w:t>
      </w:r>
      <w:r>
        <w:rPr>
          <w:rFonts w:ascii="京东朗正体 玲珑" w:eastAsia="京东朗正体 玲珑" w:hAnsi="京东朗正体 玲珑"/>
          <w:bCs/>
          <w:szCs w:val="21"/>
        </w:rPr>
        <w:t>接收方</w:t>
      </w:r>
      <w:r>
        <w:rPr>
          <w:rFonts w:ascii="京东朗正体 玲珑" w:eastAsia="京东朗正体 玲珑" w:hAnsi="京东朗正体 玲珑" w:hint="eastAsia"/>
          <w:bCs/>
          <w:szCs w:val="21"/>
        </w:rPr>
        <w:t>及其代表</w:t>
      </w:r>
      <w:r>
        <w:rPr>
          <w:rFonts w:ascii="京东朗正体 玲珑" w:eastAsia="京东朗正体 玲珑" w:hAnsi="京东朗正体 玲珑"/>
          <w:bCs/>
          <w:szCs w:val="21"/>
        </w:rPr>
        <w:t>仍对</w:t>
      </w:r>
      <w:r>
        <w:rPr>
          <w:rFonts w:ascii="京东朗正体 玲珑" w:eastAsia="京东朗正体 玲珑" w:hAnsi="京东朗正体 玲珑" w:hint="eastAsia"/>
          <w:bCs/>
          <w:szCs w:val="21"/>
        </w:rPr>
        <w:t>保密信息继续承担保密义务。</w:t>
      </w:r>
    </w:p>
    <w:p w:rsidR="007A4C3E" w:rsidRDefault="00000000">
      <w:pPr>
        <w:pStyle w:val="af7"/>
        <w:widowControl/>
        <w:numPr>
          <w:ilvl w:val="0"/>
          <w:numId w:val="24"/>
        </w:numPr>
        <w:tabs>
          <w:tab w:val="left" w:pos="851"/>
        </w:tabs>
        <w:spacing w:line="280" w:lineRule="exact"/>
        <w:ind w:left="851" w:rightChars="300" w:right="630" w:firstLineChars="0"/>
        <w:rPr>
          <w:rFonts w:ascii="京东朗正体 玲珑" w:eastAsia="京东朗正体 玲珑" w:hAnsi="京东朗正体 玲珑"/>
          <w:bCs/>
          <w:szCs w:val="21"/>
        </w:rPr>
      </w:pPr>
      <w:r>
        <w:rPr>
          <w:rFonts w:ascii="京东朗正体 玲珑" w:eastAsia="京东朗正体 玲珑" w:hAnsi="京东朗正体 玲珑" w:hint="eastAsia"/>
          <w:bCs/>
          <w:szCs w:val="21"/>
        </w:rPr>
        <w:t>接收方应对其代表违反本协议条款的行为担责。</w:t>
      </w:r>
      <w:r>
        <w:rPr>
          <w:rFonts w:ascii="京东朗正体 玲珑" w:eastAsia="京东朗正体 玲珑" w:hAnsi="京东朗正体 玲珑"/>
          <w:bCs/>
          <w:szCs w:val="21"/>
        </w:rPr>
        <w:t>接收方承认并同意</w:t>
      </w:r>
      <w:r>
        <w:rPr>
          <w:rFonts w:ascii="京东朗正体 玲珑" w:eastAsia="京东朗正体 玲珑" w:hAnsi="京东朗正体 玲珑" w:hint="eastAsia"/>
          <w:bCs/>
          <w:szCs w:val="21"/>
        </w:rPr>
        <w:t>，对于未经授权使用或披露机密信息造成的损害，支付</w:t>
      </w:r>
      <w:r>
        <w:rPr>
          <w:rFonts w:ascii="京东朗正体 玲珑" w:eastAsia="京东朗正体 玲珑" w:hAnsi="京东朗正体 玲珑"/>
          <w:bCs/>
          <w:szCs w:val="21"/>
        </w:rPr>
        <w:t>损害赔偿金</w:t>
      </w:r>
      <w:r>
        <w:rPr>
          <w:rFonts w:ascii="京东朗正体 玲珑" w:eastAsia="京东朗正体 玲珑" w:hAnsi="京东朗正体 玲珑" w:hint="eastAsia"/>
          <w:bCs/>
          <w:szCs w:val="21"/>
        </w:rPr>
        <w:t>并非</w:t>
      </w:r>
      <w:r>
        <w:rPr>
          <w:rFonts w:ascii="京东朗正体 玲珑" w:eastAsia="京东朗正体 玲珑" w:hAnsi="京东朗正体 玲珑"/>
          <w:bCs/>
          <w:szCs w:val="21"/>
        </w:rPr>
        <w:t>充分的救济方式</w:t>
      </w:r>
      <w:r>
        <w:rPr>
          <w:rFonts w:ascii="京东朗正体 玲珑" w:eastAsia="京东朗正体 玲珑" w:hAnsi="京东朗正体 玲珑" w:hint="eastAsia"/>
          <w:bCs/>
          <w:szCs w:val="21"/>
        </w:rPr>
        <w:t>。披露方有权在不放弃任何其他权利或补救办法的情况下，寻求具有管辖权的法院认定适当的禁令或公平救济。</w:t>
      </w:r>
    </w:p>
    <w:p w:rsidR="007A4C3E" w:rsidRDefault="00000000">
      <w:pPr>
        <w:pStyle w:val="af7"/>
        <w:widowControl/>
        <w:numPr>
          <w:ilvl w:val="0"/>
          <w:numId w:val="24"/>
        </w:numPr>
        <w:tabs>
          <w:tab w:val="left" w:pos="851"/>
        </w:tabs>
        <w:spacing w:line="280" w:lineRule="exact"/>
        <w:ind w:left="851" w:rightChars="300" w:right="630" w:firstLineChars="0"/>
        <w:rPr>
          <w:rFonts w:ascii="京东朗正体 玲珑" w:eastAsia="京东朗正体 玲珑" w:hAnsi="京东朗正体 玲珑"/>
          <w:bCs/>
          <w:szCs w:val="21"/>
        </w:rPr>
      </w:pPr>
      <w:r>
        <w:rPr>
          <w:rFonts w:ascii="京东朗正体 玲珑" w:eastAsia="京东朗正体 玲珑" w:hAnsi="京东朗正体 玲珑" w:hint="eastAsia"/>
          <w:bCs/>
          <w:szCs w:val="21"/>
        </w:rPr>
        <w:t>接收方进一步认可，所有违反本协议约定的行为将对披露方造成不可挽回的和持续性的损害。各方确认一旦发生违约行为，计算这样的损失的具体金额可能比较困难，事先确定一个违约金比例是合理的，为此各方进一步确定，如果发生接收方违约：</w:t>
      </w:r>
    </w:p>
    <w:p w:rsidR="007A4C3E" w:rsidRDefault="00000000">
      <w:pPr>
        <w:pStyle w:val="af7"/>
        <w:widowControl/>
        <w:numPr>
          <w:ilvl w:val="0"/>
          <w:numId w:val="25"/>
        </w:numPr>
        <w:tabs>
          <w:tab w:val="left" w:pos="851"/>
        </w:tabs>
        <w:spacing w:line="280" w:lineRule="exact"/>
        <w:ind w:rightChars="300" w:right="630" w:firstLineChars="0"/>
        <w:rPr>
          <w:rFonts w:ascii="京东朗正体 玲珑" w:eastAsia="京东朗正体 玲珑" w:hAnsi="京东朗正体 玲珑"/>
          <w:bCs/>
          <w:szCs w:val="21"/>
        </w:rPr>
      </w:pPr>
      <w:r>
        <w:rPr>
          <w:rFonts w:ascii="京东朗正体 玲珑" w:eastAsia="京东朗正体 玲珑" w:hAnsi="京东朗正体 玲珑" w:hint="eastAsia"/>
          <w:bCs/>
          <w:szCs w:val="21"/>
        </w:rPr>
        <w:t>应当按照披露方的指示采取有效的方法对保密信息进行保密，所需费用由接收方承担。</w:t>
      </w:r>
    </w:p>
    <w:p w:rsidR="007A4C3E" w:rsidRDefault="00000000">
      <w:pPr>
        <w:pStyle w:val="af7"/>
        <w:widowControl/>
        <w:numPr>
          <w:ilvl w:val="0"/>
          <w:numId w:val="25"/>
        </w:numPr>
        <w:tabs>
          <w:tab w:val="left" w:pos="851"/>
        </w:tabs>
        <w:spacing w:line="280" w:lineRule="exact"/>
        <w:ind w:rightChars="300" w:right="630" w:firstLineChars="0"/>
        <w:rPr>
          <w:rFonts w:ascii="京东朗正体 玲珑" w:eastAsia="京东朗正体 玲珑" w:hAnsi="京东朗正体 玲珑"/>
          <w:bCs/>
          <w:szCs w:val="21"/>
        </w:rPr>
      </w:pPr>
      <w:r>
        <w:rPr>
          <w:rFonts w:ascii="京东朗正体 玲珑" w:eastAsia="京东朗正体 玲珑" w:hAnsi="京东朗正体 玲珑" w:hint="eastAsia"/>
          <w:bCs/>
          <w:szCs w:val="21"/>
        </w:rPr>
        <w:t>应向披露方支付不低于人民币</w:t>
      </w:r>
      <w:r>
        <w:rPr>
          <w:rFonts w:ascii="京东朗正体 玲珑" w:eastAsia="京东朗正体 玲珑" w:hAnsi="京东朗正体 玲珑"/>
          <w:bCs/>
          <w:szCs w:val="21"/>
          <w:u w:val="single"/>
        </w:rPr>
        <w:t xml:space="preserve">100 </w:t>
      </w:r>
      <w:r>
        <w:rPr>
          <w:rFonts w:ascii="京东朗正体 玲珑" w:eastAsia="京东朗正体 玲珑" w:hAnsi="京东朗正体 玲珑" w:hint="eastAsia"/>
          <w:bCs/>
          <w:szCs w:val="21"/>
          <w:u w:val="single"/>
        </w:rPr>
        <w:t>万元</w:t>
      </w:r>
      <w:r>
        <w:rPr>
          <w:rFonts w:ascii="京东朗正体 玲珑" w:eastAsia="京东朗正体 玲珑" w:hAnsi="京东朗正体 玲珑" w:hint="eastAsia"/>
          <w:bCs/>
          <w:szCs w:val="21"/>
        </w:rPr>
        <w:t>的违约金。如果接收方将保密信息提供、泄露给披露方的竞争对手，则违约金的最低支付额应增加至人民币</w:t>
      </w:r>
      <w:r>
        <w:rPr>
          <w:rFonts w:ascii="京东朗正体 玲珑" w:eastAsia="京东朗正体 玲珑" w:hAnsi="京东朗正体 玲珑"/>
          <w:bCs/>
          <w:szCs w:val="21"/>
          <w:u w:val="single"/>
        </w:rPr>
        <w:t>1000</w:t>
      </w:r>
      <w:r>
        <w:rPr>
          <w:rFonts w:ascii="京东朗正体 玲珑" w:eastAsia="京东朗正体 玲珑" w:hAnsi="京东朗正体 玲珑" w:hint="eastAsia"/>
          <w:bCs/>
          <w:szCs w:val="21"/>
          <w:u w:val="single"/>
        </w:rPr>
        <w:t>万元</w:t>
      </w:r>
      <w:r>
        <w:rPr>
          <w:rFonts w:ascii="京东朗正体 玲珑" w:eastAsia="京东朗正体 玲珑" w:hAnsi="京东朗正体 玲珑" w:hint="eastAsia"/>
          <w:bCs/>
          <w:szCs w:val="21"/>
        </w:rPr>
        <w:t>。</w:t>
      </w:r>
    </w:p>
    <w:p w:rsidR="007A4C3E" w:rsidRDefault="00000000">
      <w:pPr>
        <w:pStyle w:val="af7"/>
        <w:tabs>
          <w:tab w:val="left" w:pos="851"/>
        </w:tabs>
        <w:spacing w:line="280" w:lineRule="exact"/>
        <w:ind w:left="851" w:rightChars="300" w:right="630" w:firstLineChars="0" w:firstLine="0"/>
        <w:rPr>
          <w:rFonts w:ascii="京东朗正体 玲珑" w:eastAsia="京东朗正体 玲珑" w:hAnsi="京东朗正体 玲珑"/>
          <w:bCs/>
          <w:szCs w:val="21"/>
        </w:rPr>
      </w:pPr>
      <w:r>
        <w:rPr>
          <w:rFonts w:ascii="京东朗正体 玲珑" w:eastAsia="京东朗正体 玲珑" w:hAnsi="京东朗正体 玲珑" w:hint="eastAsia"/>
          <w:bCs/>
          <w:szCs w:val="21"/>
        </w:rPr>
        <w:t>以上违约金不足以弥补损失的，接收方还应当赔偿披露方因违约而造成的所有直接和间接损失，包括但不限于实际损失、预期利益损失、诉讼费、公证费、鉴定费、律师费和执行费。</w:t>
      </w:r>
    </w:p>
    <w:p w:rsidR="007A4C3E" w:rsidRDefault="00000000">
      <w:pPr>
        <w:pStyle w:val="af7"/>
        <w:widowControl/>
        <w:numPr>
          <w:ilvl w:val="0"/>
          <w:numId w:val="24"/>
        </w:numPr>
        <w:tabs>
          <w:tab w:val="left" w:pos="851"/>
        </w:tabs>
        <w:spacing w:line="280" w:lineRule="exact"/>
        <w:ind w:left="851" w:rightChars="300" w:right="630" w:firstLineChars="0"/>
        <w:rPr>
          <w:rFonts w:ascii="京东朗正体 玲珑" w:eastAsia="京东朗正体 玲珑" w:hAnsi="京东朗正体 玲珑"/>
          <w:bCs/>
          <w:szCs w:val="21"/>
        </w:rPr>
      </w:pPr>
      <w:r>
        <w:rPr>
          <w:rFonts w:ascii="京东朗正体 玲珑" w:eastAsia="京东朗正体 玲珑" w:hAnsi="京东朗正体 玲珑" w:hint="eastAsia"/>
          <w:bCs/>
          <w:szCs w:val="21"/>
        </w:rPr>
        <w:t>接收方因其违约向披露方按照上述约定支付违约金和赔偿金后，披露方有权要求接收方继续履行本协议项下的义务。</w:t>
      </w:r>
    </w:p>
    <w:p w:rsidR="007A4C3E" w:rsidRDefault="007A4C3E">
      <w:pPr>
        <w:tabs>
          <w:tab w:val="left" w:pos="360"/>
        </w:tabs>
        <w:spacing w:line="280" w:lineRule="exact"/>
        <w:rPr>
          <w:rFonts w:ascii="京东朗正体 玲珑" w:eastAsia="京东朗正体 玲珑" w:hAnsi="京东朗正体 玲珑"/>
          <w:bCs/>
          <w:szCs w:val="21"/>
          <w:u w:val="single"/>
        </w:rPr>
      </w:pPr>
    </w:p>
    <w:p w:rsidR="D4EB1068" w:rsidRDefault="D4EB1068" w:rsidP="D4EB1068" w14:paraId="080986A5" w14:textId="5BF33875">
      <w:pPr>
        <w:pStyle w:val="af7"/>
        <w:widowControl/>
        <w:numPr>
          <w:ilvl w:val="0"/>
          <w:numId w:val="24"/>
        </w:numPr>
        <w:tabs>
          <w:tab w:val="left" w:pos="360"/>
        </w:tabs>
        <w:spacing w:line="280" w:lineRule="exact"/>
        <w:ind w:left="851" w:rightChars="300" w:right="630" w:firstLineChars="0"/>
        <w:rPr>
          <w:ins w:id="10" w:author="Claude" w:date="2026-04-01T02:27:50Z" w16du:dateUtc="2026-04-01T02:27:50Z"/>
          <w:rFonts w:ascii="京东朗正体 玲珑" w:eastAsia="京东朗正体 玲珑" w:hAnsi="京东朗正体 玲珑"/>
          <w:bCs/>
          <w:szCs w:val="21"/>
        </w:rPr>
      </w:pPr>
      <w:ins w:id="11" w:author="Claude" w:date="2026-04-01T02:27:50Z" w16du:dateUtc="2026-04-01T02:27:50Z">
        <w:r w:rsidR="D4EB1068">
          <w:rPr>
            <w:rFonts w:ascii="京东朗正体 玲珑" w:eastAsia="京东朗正体 玲珑" w:hAnsi="京东朗正体 玲珑" w:hint="eastAsia"/>
            <w:bCs/>
            <w:szCs w:val="21"/>
          </w:rPr>
          <w:t xml:space="preserve">京东有权不定期对接收方就京东项目信息的安全保护措施进行审计和检查，接收方应予以积极配合，并提供必要的便利和资料。</w:t>
        </w:r>
      </w:ins>
    </w:p>
    <w:p w:rsidR="D4EB1068" w:rsidRDefault="D4EB1068" w:rsidP="D4EB1068" w14:paraId="6DEE540B" w14:textId="1AC59AE2">
      <w:pPr>
        <w:pStyle w:val="af7"/>
        <w:widowControl/>
        <w:numPr>
          <w:ilvl w:val="0"/>
          <w:numId w:val="24"/>
        </w:numPr>
        <w:tabs>
          <w:tab w:val="left" w:pos="360"/>
        </w:tabs>
        <w:spacing w:line="280" w:lineRule="exact"/>
        <w:ind w:left="851" w:rightChars="300" w:right="630" w:firstLineChars="0"/>
        <w:rPr>
          <w:ins w:id="12" w:author="Claude" w:date="2026-04-01T02:27:50Z" w16du:dateUtc="2026-04-01T02:27:50Z"/>
          <w:rFonts w:ascii="京东朗正体 玲珑" w:eastAsia="京东朗正体 玲珑" w:hAnsi="京东朗正体 玲珑"/>
          <w:bCs/>
          <w:szCs w:val="21"/>
        </w:rPr>
      </w:pPr>
      <w:ins w:id="13" w:author="Claude" w:date="2026-04-01T02:27:50Z" w16du:dateUtc="2026-04-01T02:27:50Z">
        <w:r w:rsidR="D4EB1068">
          <w:rPr>
            <w:rFonts w:ascii="京东朗正体 玲珑" w:eastAsia="京东朗正体 玲珑" w:hAnsi="京东朗正体 玲珑" w:hint="eastAsia"/>
            <w:bCs/>
            <w:szCs w:val="21"/>
          </w:rPr>
          <w:t xml:space="preserve">接收方同意，一旦发生违约披露，金钱赔偿可能不足以救济。因此，披露方有权申请法院禁令，要求立即停止违约行为，并采取必要措施防止损害扩大。</w:t>
        </w:r>
      </w:ins>
    </w:p>
    <w:p w:rsidR="D4EB1068" w:rsidRDefault="D4EB1068" w:rsidP="D4EB1068" w14:paraId="0931CA3E" w14:textId="1B340C28">
      <w:pPr>
        <w:pStyle w:val="af7"/>
        <w:widowControl/>
        <w:numPr>
          <w:ilvl w:val="0"/>
          <w:numId w:val="24"/>
        </w:numPr>
        <w:tabs>
          <w:tab w:val="left" w:pos="360"/>
        </w:tabs>
        <w:spacing w:line="280" w:lineRule="exact"/>
        <w:ind w:left="851" w:rightChars="300" w:right="630" w:firstLineChars="0"/>
        <w:rPr>
          <w:ins w:id="14" w:author="Claude" w:date="2026-04-01T02:27:50Z" w16du:dateUtc="2026-04-01T02:27:50Z"/>
          <w:rFonts w:ascii="京东朗正体 玲珑" w:eastAsia="京东朗正体 玲珑" w:hAnsi="京东朗正体 玲珑"/>
          <w:bCs/>
          <w:szCs w:val="21"/>
        </w:rPr>
      </w:pPr>
      <w:ins w:id="15" w:author="Claude" w:date="2026-04-01T02:27:50Z" w16du:dateUtc="2026-04-01T02:27:50Z">
        <w:r w:rsidR="D4EB1068">
          <w:rPr>
            <w:rFonts w:ascii="京东朗正体 玲珑" w:eastAsia="京东朗正体 玲珑" w:hAnsi="京东朗正体 玲珑" w:hint="eastAsia"/>
            <w:bCs/>
            <w:szCs w:val="21"/>
          </w:rPr>
          <w:t xml:space="preserve">上述违约金不足以弥补披露方及京东因此遭受的全部损失的，接收方还应承担全部损失的赔偿责任。全部损失包括但不限于直接经济损失、预期利润损失、商誉损失、以及为此支出的律师费、诉讼费、调查费等。</w:t>
        </w:r>
      </w:ins>
    </w:p>
    <w:p w:rsidR="D4EB1068" w:rsidRDefault="D4EB1068" w:rsidP="D4EB1068" w14:paraId="00E4DCA4" w14:textId="718F5E4E">
      <w:pPr>
        <w:pStyle w:val="af7"/>
        <w:widowControl/>
        <w:numPr>
          <w:ilvl w:val="0"/>
          <w:numId w:val="24"/>
        </w:numPr>
        <w:tabs>
          <w:tab w:val="left" w:pos="360"/>
        </w:tabs>
        <w:spacing w:line="280" w:lineRule="exact"/>
        <w:ind w:left="851" w:rightChars="300" w:right="630" w:firstLineChars="0"/>
        <w:rPr>
          <w:ins w:id="16" w:author="Claude" w:date="2026-04-01T02:27:50Z" w16du:dateUtc="2026-04-01T02:27:50Z"/>
          <w:rFonts w:ascii="京东朗正体 玲珑" w:eastAsia="京东朗正体 玲珑" w:hAnsi="京东朗正体 玲珑"/>
          <w:bCs/>
          <w:szCs w:val="21"/>
        </w:rPr>
      </w:pPr>
      <w:ins w:id="17" w:author="Claude" w:date="2026-04-01T02:27:50Z" w16du:dateUtc="2026-04-01T02:27:50Z">
        <w:r w:rsidR="D4EB1068">
          <w:rPr>
            <w:rFonts w:ascii="京东朗正体 玲珑" w:eastAsia="京东朗正体 玲珑" w:hAnsi="京东朗正体 玲珑" w:hint="eastAsia"/>
            <w:bCs/>
            <w:szCs w:val="21"/>
          </w:rPr>
          <w:t xml:space="preserve">严重违约：如接收方将保密信息透露给披露方的直接竞争对手，或利用该信息为竞争对手服务，从而给披露方或京东造成重大损失的，接收方应支付更高额的惩罚性违约金人民币100万元。</w:t>
        </w:r>
      </w:ins>
    </w:p>
    <w:p w:rsidR="D4EB1068" w:rsidRDefault="D4EB1068" w:rsidP="D4EB1068" w14:paraId="054BF5EC" w14:textId="3B7E2226">
      <w:pPr>
        <w:pStyle w:val="af7"/>
        <w:widowControl/>
        <w:numPr>
          <w:ilvl w:val="0"/>
          <w:numId w:val="24"/>
        </w:numPr>
        <w:tabs>
          <w:tab w:val="left" w:pos="360"/>
        </w:tabs>
        <w:spacing w:line="280" w:lineRule="exact"/>
        <w:ind w:left="851" w:rightChars="300" w:right="630" w:firstLineChars="0"/>
        <w:rPr>
          <w:ins w:id="18" w:author="Claude" w:date="2026-04-01T02:27:50Z" w16du:dateUtc="2026-04-01T02:27:50Z"/>
          <w:rFonts w:ascii="京东朗正体 玲珑" w:eastAsia="京东朗正体 玲珑" w:hAnsi="京东朗正体 玲珑"/>
          <w:bCs/>
          <w:szCs w:val="21"/>
        </w:rPr>
      </w:pPr>
      <w:ins w:id="19" w:author="Claude" w:date="2026-04-01T02:27:50Z" w16du:dateUtc="2026-04-01T02:27:50Z">
        <w:r w:rsidR="D4EB1068">
          <w:rPr>
            <w:rFonts w:ascii="京东朗正体 玲珑" w:eastAsia="京东朗正体 玲珑" w:hAnsi="京东朗正体 玲珑" w:hint="eastAsia"/>
            <w:bCs/>
            <w:szCs w:val="21"/>
          </w:rPr>
          <w:t xml:space="preserve">就前述违约金，双方进一步约定如下层次化标准：一般违约：违反保密义务但未造成重大损失的（如无意泄露），违约金为人民币10万元，或按项目合同月结算总金额的10%计算，以较高者为准。</w:t>
        </w:r>
      </w:ins>
    </w:p>
    <w:p w:rsidR="007A4C3E" w:rsidRDefault="00000000">
      <w:pPr>
        <w:pStyle w:val="af7"/>
        <w:widowControl/>
        <w:numPr>
          <w:ilvl w:val="0"/>
          <w:numId w:val="21"/>
        </w:numPr>
        <w:tabs>
          <w:tab w:val="left" w:pos="8910"/>
        </w:tabs>
        <w:spacing w:line="280" w:lineRule="exact"/>
        <w:ind w:firstLineChars="0"/>
        <w:rPr>
          <w:rFonts w:ascii="京东朗正体 玲珑" w:eastAsia="京东朗正体 玲珑" w:hAnsi="京东朗正体 玲珑"/>
          <w:bCs/>
          <w:szCs w:val="21"/>
          <w:u w:val="single"/>
        </w:rPr>
      </w:pPr>
      <w:r>
        <w:rPr>
          <w:rFonts w:ascii="京东朗正体 玲珑" w:eastAsia="京东朗正体 玲珑" w:hAnsi="京东朗正体 玲珑" w:hint="eastAsia"/>
          <w:bCs/>
          <w:szCs w:val="21"/>
          <w:u w:val="single"/>
        </w:rPr>
        <w:t>其他</w:t>
      </w:r>
    </w:p>
    <w:p w:rsidR="007A4C3E" w:rsidRDefault="00000000">
      <w:pPr>
        <w:pStyle w:val="af7"/>
        <w:widowControl/>
        <w:numPr>
          <w:ilvl w:val="0"/>
          <w:numId w:val="26"/>
        </w:numPr>
        <w:tabs>
          <w:tab w:val="left" w:pos="851"/>
        </w:tabs>
        <w:spacing w:line="280" w:lineRule="exact"/>
        <w:ind w:left="851" w:rightChars="300" w:right="630" w:firstLineChars="0" w:hanging="425"/>
        <w:rPr>
          <w:rFonts w:ascii="京东朗正体 玲珑" w:eastAsia="京东朗正体 玲珑" w:hAnsi="京东朗正体 玲珑"/>
          <w:bCs/>
          <w:szCs w:val="21"/>
        </w:rPr>
      </w:pPr>
      <w:r>
        <w:rPr>
          <w:rFonts w:ascii="京东朗正体 玲珑" w:eastAsia="京东朗正体 玲珑" w:hAnsi="京东朗正体 玲珑" w:hint="eastAsia"/>
          <w:bCs/>
          <w:szCs w:val="21"/>
        </w:rPr>
        <w:t>所有保密信息是且应是披露方的专属财产。向接收方披露信息，不代表披露方及其代表明示或暗示授予接收方任何关于披露方的专利权、著作权、商标权或其它任何知识产权的权利，或任何未明确授予的数据资源持有权、数据加工使用权、数据产品经营权相关权利权益。接收方不得以任何理由修改、反向工程、反编译或拆解中任何包含保密信息的软件或硬件。</w:t>
      </w:r>
    </w:p>
    <w:p w:rsidR="007A4C3E" w:rsidRDefault="00000000">
      <w:pPr>
        <w:pStyle w:val="af7"/>
        <w:widowControl/>
        <w:numPr>
          <w:ilvl w:val="0"/>
          <w:numId w:val="26"/>
        </w:numPr>
        <w:tabs>
          <w:tab w:val="left" w:pos="851"/>
        </w:tabs>
        <w:spacing w:line="280" w:lineRule="exact"/>
        <w:ind w:left="851" w:rightChars="300" w:right="630" w:firstLineChars="0" w:hanging="425"/>
        <w:rPr>
          <w:rFonts w:ascii="京东朗正体 玲珑" w:eastAsia="京东朗正体 玲珑" w:hAnsi="京东朗正体 玲珑"/>
          <w:bCs/>
          <w:szCs w:val="21"/>
        </w:rPr>
      </w:pPr>
      <w:r>
        <w:rPr>
          <w:rFonts w:ascii="京东朗正体 玲珑" w:eastAsia="京东朗正体 玲珑" w:hAnsi="京东朗正体 玲珑" w:hint="eastAsia"/>
          <w:bCs/>
          <w:szCs w:val="21"/>
        </w:rPr>
        <w:lastRenderedPageBreak/>
        <w:t>本协议中的任何内容都不意味着要求披露方或其代表向接收方或其代表披露任何特定信息。披露方及其代表对向接收方或其代表披露信息以及发生任何披露的条款拥有绝对的酌处权。</w:t>
      </w:r>
      <w:r>
        <w:rPr>
          <w:rFonts w:ascii="京东朗正体 玲珑" w:eastAsia="京东朗正体 玲珑" w:hAnsi="京东朗正体 玲珑"/>
          <w:bCs/>
          <w:szCs w:val="21"/>
        </w:rPr>
        <w:t>一切保密信息均在“现状”基础上予以披露。披露方及其代表对于保密信息未以明示或暗示的方式作出任何关于其准确性、</w:t>
      </w:r>
      <w:r>
        <w:rPr>
          <w:rFonts w:ascii="京东朗正体 玲珑" w:eastAsia="京东朗正体 玲珑" w:hAnsi="京东朗正体 玲珑" w:hint="eastAsia"/>
          <w:bCs/>
          <w:szCs w:val="21"/>
        </w:rPr>
        <w:t>真实性、</w:t>
      </w:r>
      <w:r>
        <w:rPr>
          <w:rFonts w:ascii="京东朗正体 玲珑" w:eastAsia="京东朗正体 玲珑" w:hAnsi="京东朗正体 玲珑"/>
          <w:bCs/>
          <w:szCs w:val="21"/>
        </w:rPr>
        <w:t>完整性或适用性的陈述与保证，亦未作出关于其不侵犯或违反接收方或任何第三方的知识产权</w:t>
      </w:r>
      <w:r>
        <w:rPr>
          <w:rFonts w:ascii="京东朗正体 玲珑" w:eastAsia="京东朗正体 玲珑" w:hAnsi="京东朗正体 玲珑" w:hint="eastAsia"/>
          <w:bCs/>
          <w:szCs w:val="21"/>
        </w:rPr>
        <w:t>或其他权益</w:t>
      </w:r>
      <w:r>
        <w:rPr>
          <w:rFonts w:ascii="京东朗正体 玲珑" w:eastAsia="京东朗正体 玲珑" w:hAnsi="京东朗正体 玲珑"/>
          <w:bCs/>
          <w:szCs w:val="21"/>
        </w:rPr>
        <w:t>的陈述与保证。对于接收方使用保密信息而遭受的任何损失或保密信息的任何错误、遗漏或</w:t>
      </w:r>
      <w:r>
        <w:rPr>
          <w:rFonts w:ascii="京东朗正体 玲珑" w:eastAsia="京东朗正体 玲珑" w:hAnsi="京东朗正体 玲珑" w:hint="eastAsia"/>
          <w:bCs/>
          <w:szCs w:val="21"/>
        </w:rPr>
        <w:t>误</w:t>
      </w:r>
      <w:r>
        <w:rPr>
          <w:rFonts w:ascii="京东朗正体 玲珑" w:eastAsia="京东朗正体 玲珑" w:hAnsi="京东朗正体 玲珑"/>
          <w:bCs/>
          <w:szCs w:val="21"/>
        </w:rPr>
        <w:t>述，披露方及其代表不对接收方承担任何责任。</w:t>
      </w:r>
    </w:p>
    <w:p w:rsidR="007A4C3E" w:rsidRDefault="00000000">
      <w:pPr>
        <w:pStyle w:val="af7"/>
        <w:widowControl/>
        <w:numPr>
          <w:ilvl w:val="0"/>
          <w:numId w:val="26"/>
        </w:numPr>
        <w:tabs>
          <w:tab w:val="left" w:pos="851"/>
        </w:tabs>
        <w:spacing w:line="280" w:lineRule="exact"/>
        <w:ind w:left="851" w:rightChars="300" w:right="630" w:firstLineChars="0" w:hanging="425"/>
        <w:rPr>
          <w:rFonts w:ascii="京东朗正体 玲珑" w:eastAsia="京东朗正体 玲珑" w:hAnsi="京东朗正体 玲珑"/>
          <w:bCs/>
          <w:szCs w:val="21"/>
        </w:rPr>
      </w:pPr>
      <w:r>
        <w:rPr>
          <w:rFonts w:ascii="京东朗正体 玲珑" w:eastAsia="京东朗正体 玲珑" w:hAnsi="京东朗正体 玲珑" w:hint="eastAsia"/>
          <w:bCs/>
          <w:szCs w:val="21"/>
        </w:rPr>
        <w:t>与交易有关的所有沟通应仅针对披露方指定的个人，接收方不得要求任何直接或间接与接收方代表联系或接触的且与交易相关的披露方业务主管、高级职员或其他员工向接收方代表披露该等保密信息，除非事先获得披露方的单独书面授权。</w:t>
      </w:r>
    </w:p>
    <w:p w:rsidR="007A4C3E" w:rsidRDefault="00000000">
      <w:pPr>
        <w:pStyle w:val="af7"/>
        <w:widowControl/>
        <w:numPr>
          <w:ilvl w:val="0"/>
          <w:numId w:val="26"/>
        </w:numPr>
        <w:tabs>
          <w:tab w:val="left" w:pos="851"/>
        </w:tabs>
        <w:spacing w:line="280" w:lineRule="exact"/>
        <w:ind w:left="851" w:rightChars="300" w:right="630" w:firstLineChars="0" w:hanging="425"/>
        <w:rPr>
          <w:rFonts w:ascii="京东朗正体 玲珑" w:eastAsia="京东朗正体 玲珑" w:hAnsi="京东朗正体 玲珑"/>
          <w:bCs/>
          <w:szCs w:val="21"/>
        </w:rPr>
      </w:pPr>
      <w:r>
        <w:rPr>
          <w:rFonts w:ascii="京东朗正体 玲珑" w:eastAsia="京东朗正体 玲珑" w:hAnsi="京东朗正体 玲珑"/>
          <w:bCs/>
          <w:szCs w:val="21"/>
        </w:rPr>
        <w:t>本协议构成双方关于协议事项的完整协议。本协议的任何修订，仅可通过协议双方签订书面补充协议的方式进行，且补充协议的日期应晚于本协议日期</w:t>
      </w:r>
      <w:r>
        <w:rPr>
          <w:rFonts w:ascii="京东朗正体 玲珑" w:eastAsia="京东朗正体 玲珑" w:hAnsi="京东朗正体 玲珑" w:hint="eastAsia"/>
          <w:bCs/>
          <w:szCs w:val="21"/>
        </w:rPr>
        <w:t>，补充协议的法律效力与本协议（除已修订条款外）相同</w:t>
      </w:r>
      <w:r>
        <w:rPr>
          <w:rFonts w:ascii="京东朗正体 玲珑" w:eastAsia="京东朗正体 玲珑" w:hAnsi="京东朗正体 玲珑"/>
          <w:bCs/>
          <w:szCs w:val="21"/>
        </w:rPr>
        <w:t>。</w:t>
      </w:r>
    </w:p>
    <w:p w:rsidR="007A4C3E" w:rsidRDefault="00000000">
      <w:pPr>
        <w:pStyle w:val="af7"/>
        <w:widowControl/>
        <w:numPr>
          <w:ilvl w:val="0"/>
          <w:numId w:val="26"/>
        </w:numPr>
        <w:tabs>
          <w:tab w:val="left" w:pos="851"/>
        </w:tabs>
        <w:spacing w:line="280" w:lineRule="exact"/>
        <w:ind w:left="851" w:rightChars="300" w:right="630" w:firstLineChars="0" w:hanging="425"/>
        <w:rPr>
          <w:rFonts w:ascii="京东朗正体 玲珑" w:eastAsia="京东朗正体 玲珑" w:hAnsi="京东朗正体 玲珑"/>
          <w:bCs/>
          <w:szCs w:val="21"/>
        </w:rPr>
      </w:pPr>
      <w:r>
        <w:rPr>
          <w:rFonts w:ascii="京东朗正体 玲珑" w:eastAsia="京东朗正体 玲珑" w:hAnsi="京东朗正体 玲珑"/>
          <w:bCs/>
          <w:szCs w:val="21"/>
        </w:rPr>
        <w:t>在某种情况下对于本协议任何条款的弃权，不构成对于本协议其他条款的弃权，也不构成对于同一条款在不同情况下的弃权。任何一方未行使本协议任何条款下的权利，不构成对于该条款或其他条款的弃权。</w:t>
      </w:r>
    </w:p>
    <w:p w:rsidR="007A4C3E" w:rsidRDefault="00000000">
      <w:pPr>
        <w:pStyle w:val="af7"/>
        <w:widowControl/>
        <w:numPr>
          <w:ilvl w:val="0"/>
          <w:numId w:val="26"/>
        </w:numPr>
        <w:tabs>
          <w:tab w:val="left" w:pos="851"/>
        </w:tabs>
        <w:spacing w:line="280" w:lineRule="exact"/>
        <w:ind w:left="851" w:rightChars="300" w:right="630" w:firstLineChars="0" w:hanging="425"/>
        <w:rPr>
          <w:rFonts w:ascii="京东朗正体 玲珑" w:eastAsia="京东朗正体 玲珑" w:hAnsi="京东朗正体 玲珑"/>
          <w:bCs/>
          <w:szCs w:val="21"/>
        </w:rPr>
      </w:pPr>
      <w:r>
        <w:rPr>
          <w:rFonts w:ascii="京东朗正体 玲珑" w:eastAsia="京东朗正体 玲珑" w:hAnsi="京东朗正体 玲珑" w:hint="eastAsia"/>
          <w:bCs/>
          <w:szCs w:val="21"/>
        </w:rPr>
        <w:t>除本协议另有约定外，本协议不规定任何法律或公平义务、责任或权利，本协议中的任何内容或双方的任何行为（除非最终协议生效）均不构成具有约束力的提议或就交易达成协议。除非另有约定，否则任何一方或其任何代表在任何情况下均不对另一方或其代表就交易可能产生的任何费用承担责任。</w:t>
      </w:r>
    </w:p>
    <w:p w:rsidR="007A4C3E" w:rsidRDefault="00000000">
      <w:pPr>
        <w:pStyle w:val="af7"/>
        <w:widowControl/>
        <w:numPr>
          <w:ilvl w:val="0"/>
          <w:numId w:val="26"/>
        </w:numPr>
        <w:tabs>
          <w:tab w:val="left" w:pos="851"/>
        </w:tabs>
        <w:spacing w:line="280" w:lineRule="exact"/>
        <w:ind w:left="851" w:rightChars="300" w:right="630" w:firstLineChars="0" w:hanging="425"/>
        <w:rPr>
          <w:rFonts w:ascii="京东朗正体 玲珑" w:eastAsia="京东朗正体 玲珑" w:hAnsi="京东朗正体 玲珑"/>
          <w:bCs/>
          <w:szCs w:val="21"/>
        </w:rPr>
      </w:pPr>
      <w:r>
        <w:rPr>
          <w:rFonts w:ascii="京东朗正体 玲珑" w:eastAsia="京东朗正体 玲珑" w:hAnsi="京东朗正体 玲珑"/>
          <w:bCs/>
          <w:szCs w:val="21"/>
        </w:rPr>
        <w:t>本协议</w:t>
      </w:r>
      <w:r>
        <w:rPr>
          <w:rFonts w:ascii="京东朗正体 玲珑" w:eastAsia="京东朗正体 玲珑" w:hAnsi="京东朗正体 玲珑" w:hint="eastAsia"/>
          <w:bCs/>
          <w:szCs w:val="21"/>
        </w:rPr>
        <w:t>的订立及履行</w:t>
      </w:r>
      <w:r>
        <w:rPr>
          <w:rFonts w:ascii="京东朗正体 玲珑" w:eastAsia="京东朗正体 玲珑" w:hAnsi="京东朗正体 玲珑"/>
          <w:bCs/>
          <w:szCs w:val="21"/>
        </w:rPr>
        <w:t>受</w:t>
      </w:r>
      <w:r>
        <w:rPr>
          <w:rFonts w:ascii="京东朗正体 玲珑" w:eastAsia="京东朗正体 玲珑" w:hAnsi="京东朗正体 玲珑" w:hint="eastAsia"/>
          <w:bCs/>
          <w:szCs w:val="21"/>
        </w:rPr>
        <w:t>披露方注册地</w:t>
      </w:r>
      <w:r>
        <w:rPr>
          <w:rFonts w:ascii="京东朗正体 玲珑" w:eastAsia="京东朗正体 玲珑" w:hAnsi="京东朗正体 玲珑"/>
          <w:bCs/>
          <w:szCs w:val="21"/>
        </w:rPr>
        <w:t>法律</w:t>
      </w:r>
      <w:r>
        <w:rPr>
          <w:rFonts w:ascii="京东朗正体 玲珑" w:eastAsia="京东朗正体 玲珑" w:hAnsi="京东朗正体 玲珑" w:hint="eastAsia"/>
          <w:bCs/>
          <w:szCs w:val="21"/>
        </w:rPr>
        <w:t>的司法</w:t>
      </w:r>
      <w:r>
        <w:rPr>
          <w:rFonts w:ascii="京东朗正体 玲珑" w:eastAsia="京东朗正体 玲珑" w:hAnsi="京东朗正体 玲珑"/>
          <w:bCs/>
          <w:szCs w:val="21"/>
        </w:rPr>
        <w:t>管辖。与本协议相关的或因本协议引起的任何争议，双方应友好协商</w:t>
      </w:r>
      <w:r>
        <w:rPr>
          <w:rFonts w:ascii="京东朗正体 玲珑" w:eastAsia="京东朗正体 玲珑" w:hAnsi="京东朗正体 玲珑" w:hint="eastAsia"/>
          <w:bCs/>
          <w:szCs w:val="21"/>
        </w:rPr>
        <w:t>。</w:t>
      </w:r>
      <w:r>
        <w:rPr>
          <w:rFonts w:ascii="京东朗正体 玲珑" w:eastAsia="京东朗正体 玲珑" w:hAnsi="京东朗正体 玲珑"/>
          <w:bCs/>
          <w:szCs w:val="21"/>
        </w:rPr>
        <w:t>协商不成的，应提交</w:t>
      </w:r>
      <w:bookmarkStart w:id="14" w:name="_Hlk129962026"/>
      <w:r>
        <w:rPr>
          <w:rFonts w:ascii="京东朗正体 玲珑" w:eastAsia="京东朗正体 玲珑" w:hAnsi="京东朗正体 玲珑" w:hint="eastAsia"/>
          <w:bCs/>
          <w:szCs w:val="21"/>
        </w:rPr>
        <w:t>本协议签订地（中国北京市大兴区）或披露方所在地</w:t>
      </w:r>
      <w:bookmarkEnd w:id="14"/>
      <w:r>
        <w:rPr>
          <w:rFonts w:ascii="京东朗正体 玲珑" w:eastAsia="京东朗正体 玲珑" w:hAnsi="京东朗正体 玲珑" w:hint="eastAsia"/>
          <w:bCs/>
          <w:szCs w:val="21"/>
        </w:rPr>
        <w:t>有管辖权的法院最终解决。如果双方就本协议签署页提及的交易项目所签订的合同</w:t>
      </w:r>
      <w:r>
        <w:rPr>
          <w:rFonts w:ascii="京东朗正体 玲珑" w:eastAsia="京东朗正体 玲珑" w:hAnsi="京东朗正体 玲珑"/>
          <w:bCs/>
          <w:szCs w:val="21"/>
        </w:rPr>
        <w:t>/协议等（简称“项目合作协议”）中约定的管辖条款与本协议不一致的，以项目合作协议为准。</w:t>
      </w:r>
    </w:p>
    <w:p w:rsidR="007A4C3E" w:rsidRDefault="00000000">
      <w:pPr>
        <w:pStyle w:val="af7"/>
        <w:widowControl/>
        <w:numPr>
          <w:ilvl w:val="0"/>
          <w:numId w:val="26"/>
        </w:numPr>
        <w:tabs>
          <w:tab w:val="left" w:pos="851"/>
        </w:tabs>
        <w:spacing w:line="280" w:lineRule="exact"/>
        <w:ind w:left="851" w:rightChars="300" w:right="630" w:firstLineChars="0" w:hanging="425"/>
        <w:rPr>
          <w:rFonts w:ascii="京东朗正体 玲珑" w:eastAsia="京东朗正体 玲珑" w:hAnsi="京东朗正体 玲珑"/>
          <w:bCs/>
          <w:szCs w:val="21"/>
        </w:rPr>
      </w:pPr>
      <w:r>
        <w:rPr>
          <w:rFonts w:ascii="京东朗正体 玲珑" w:eastAsia="京东朗正体 玲珑" w:hAnsi="京东朗正体 玲珑"/>
          <w:bCs/>
          <w:szCs w:val="21"/>
        </w:rPr>
        <w:t>如本协议的任何条款被有管辖权的法院或其他有权机构裁决为非法、无效或不可执行，不影响本协议其他条款的有效性和可执行性。</w:t>
      </w:r>
    </w:p>
    <w:p w:rsidR="007A4C3E" w:rsidRDefault="00000000">
      <w:pPr>
        <w:pStyle w:val="af7"/>
        <w:widowControl/>
        <w:numPr>
          <w:ilvl w:val="0"/>
          <w:numId w:val="26"/>
        </w:numPr>
        <w:tabs>
          <w:tab w:val="left" w:pos="851"/>
        </w:tabs>
        <w:spacing w:line="280" w:lineRule="exact"/>
        <w:ind w:left="851" w:rightChars="300" w:right="630" w:firstLineChars="0" w:hanging="425"/>
        <w:rPr>
          <w:rFonts w:ascii="京东朗正体 玲珑" w:eastAsia="京东朗正体 玲珑" w:hAnsi="京东朗正体 玲珑"/>
          <w:bCs/>
          <w:szCs w:val="21"/>
        </w:rPr>
      </w:pPr>
      <w:r>
        <w:rPr>
          <w:rFonts w:ascii="京东朗正体 玲珑" w:eastAsia="京东朗正体 玲珑" w:hAnsi="京东朗正体 玲珑" w:hint="eastAsia"/>
          <w:bCs/>
          <w:szCs w:val="21"/>
        </w:rPr>
        <w:t>本协议项下的通知应以书面形式做出，应以专人送达、预付费挂号信或快递的形式发送至双方签署页所列地址，或通过电子邮件发送</w:t>
      </w:r>
      <w:bookmarkStart w:id="15" w:name="_Hlk129962081"/>
      <w:r>
        <w:rPr>
          <w:rFonts w:ascii="京东朗正体 玲珑" w:eastAsia="京东朗正体 玲珑" w:hAnsi="京东朗正体 玲珑" w:hint="eastAsia"/>
          <w:bCs/>
          <w:szCs w:val="21"/>
        </w:rPr>
        <w:t>至双方签署页所列电子邮箱</w:t>
      </w:r>
      <w:bookmarkEnd w:id="15"/>
      <w:r>
        <w:rPr>
          <w:rFonts w:ascii="京东朗正体 玲珑" w:eastAsia="京东朗正体 玲珑" w:hAnsi="京东朗正体 玲珑" w:hint="eastAsia"/>
          <w:bCs/>
          <w:szCs w:val="21"/>
        </w:rPr>
        <w:t>。</w:t>
      </w:r>
    </w:p>
    <w:p w:rsidR="007A4C3E" w:rsidRDefault="00000000">
      <w:pPr>
        <w:pStyle w:val="af7"/>
        <w:widowControl/>
        <w:numPr>
          <w:ilvl w:val="0"/>
          <w:numId w:val="26"/>
        </w:numPr>
        <w:tabs>
          <w:tab w:val="left" w:pos="851"/>
        </w:tabs>
        <w:spacing w:line="280" w:lineRule="exact"/>
        <w:ind w:left="851" w:rightChars="300" w:right="630" w:firstLineChars="0" w:hanging="425"/>
        <w:rPr>
          <w:rFonts w:ascii="京东朗正体 玲珑" w:eastAsia="京东朗正体 玲珑" w:hAnsi="京东朗正体 玲珑"/>
          <w:bCs/>
          <w:szCs w:val="21"/>
        </w:rPr>
      </w:pPr>
      <w:r>
        <w:rPr>
          <w:rFonts w:ascii="京东朗正体 玲珑" w:eastAsia="京东朗正体 玲珑" w:hAnsi="京东朗正体 玲珑"/>
          <w:bCs/>
          <w:szCs w:val="21"/>
        </w:rPr>
        <w:t>本协议可以签署多份副本，所有副本应被视为原件，协议双方也可以在不同副本上分别签署，不同副本上的签署合并在一起构成有效、完整的签字页。</w:t>
      </w:r>
      <w:r>
        <w:rPr>
          <w:rFonts w:ascii="京东朗正体 玲珑" w:eastAsia="京东朗正体 玲珑" w:hAnsi="京东朗正体 玲珑" w:hint="eastAsia"/>
          <w:bCs/>
          <w:szCs w:val="21"/>
        </w:rPr>
        <w:t>不同副本内容不一致的，以披露方副本内容为准。</w:t>
      </w:r>
      <w:r>
        <w:rPr>
          <w:rFonts w:ascii="京东朗正体 玲珑" w:eastAsia="京东朗正体 玲珑" w:hAnsi="京东朗正体 玲珑"/>
          <w:bCs/>
          <w:szCs w:val="21"/>
        </w:rPr>
        <w:t>本协议可以通过电子邮件方式传递，电子邮件打印件与原件具有同等法律效力。</w:t>
      </w:r>
    </w:p>
    <w:p w:rsidR="007A4C3E" w:rsidRDefault="00000000">
      <w:pPr>
        <w:pStyle w:val="af7"/>
        <w:widowControl/>
        <w:numPr>
          <w:ilvl w:val="0"/>
          <w:numId w:val="26"/>
        </w:numPr>
        <w:tabs>
          <w:tab w:val="left" w:pos="851"/>
        </w:tabs>
        <w:spacing w:line="280" w:lineRule="exact"/>
        <w:ind w:left="851" w:rightChars="300" w:right="630" w:firstLineChars="0" w:hanging="425"/>
        <w:rPr>
          <w:rFonts w:ascii="京东朗正体 玲珑" w:eastAsia="京东朗正体 玲珑" w:hAnsi="京东朗正体 玲珑"/>
          <w:bCs/>
          <w:szCs w:val="21"/>
        </w:rPr>
      </w:pPr>
      <w:r>
        <w:rPr>
          <w:rFonts w:ascii="京东朗正体 玲珑" w:eastAsia="京东朗正体 玲珑" w:hAnsi="京东朗正体 玲珑" w:hint="eastAsia"/>
          <w:bCs/>
          <w:szCs w:val="21"/>
        </w:rPr>
        <w:t>如本协议有其他译文形式版本，均应以本协议中文版本为准。</w:t>
      </w:r>
    </w:p>
    <w:p w:rsidR="007A4C3E" w:rsidRDefault="00000000">
      <w:pPr>
        <w:rPr>
          <w:rFonts w:ascii="京东朗正体 玲珑" w:eastAsia="京东朗正体 玲珑" w:hAnsi="京东朗正体 玲珑"/>
          <w:bCs/>
          <w:szCs w:val="21"/>
        </w:rPr>
      </w:pPr>
      <w:r>
        <w:rPr>
          <w:rFonts w:ascii="京东朗正体 玲珑" w:eastAsia="京东朗正体 玲珑" w:hAnsi="京东朗正体 玲珑" w:hint="eastAsia"/>
          <w:bCs/>
          <w:szCs w:val="21"/>
        </w:rPr>
        <w:t>本协议自各方签署后持续有效，直至保密信息非因接收方违约而公开之日。</w:t>
      </w:r>
    </w:p>
    <w:p w:rsidR="007A4C3E" w:rsidRDefault="007A4C3E">
      <w:pPr>
        <w:rPr>
          <w:rFonts w:ascii="京东朗正体 玲珑" w:eastAsia="京东朗正体 玲珑" w:hAnsi="京东朗正体 玲珑"/>
          <w:szCs w:val="21"/>
        </w:rPr>
      </w:pPr>
    </w:p>
    <w:p w:rsidR="007A4C3E" w:rsidRDefault="007A4C3E">
      <w:pPr>
        <w:rPr>
          <w:rFonts w:ascii="京东朗正体 玲珑" w:eastAsia="京东朗正体 玲珑" w:hAnsi="京东朗正体 玲珑"/>
          <w:szCs w:val="21"/>
        </w:rPr>
      </w:pPr>
    </w:p>
    <w:p w:rsidR="007A4C3E" w:rsidRDefault="007A4C3E">
      <w:pPr>
        <w:pStyle w:val="a0"/>
      </w:pPr>
    </w:p>
    <w:p w:rsidR="007A4C3E" w:rsidRDefault="007A4C3E">
      <w:pPr>
        <w:pStyle w:val="a0"/>
      </w:pPr>
    </w:p>
    <w:p w:rsidR="007A4C3E" w:rsidRDefault="007A4C3E">
      <w:pPr>
        <w:pStyle w:val="a0"/>
      </w:pPr>
    </w:p>
    <w:p w:rsidR="007A4C3E" w:rsidRDefault="007A4C3E">
      <w:pPr>
        <w:pStyle w:val="a0"/>
      </w:pPr>
    </w:p>
    <w:p w:rsidR="007A4C3E" w:rsidRDefault="007A4C3E">
      <w:pPr>
        <w:pStyle w:val="a0"/>
      </w:pPr>
    </w:p>
    <w:p w:rsidR="007A4C3E" w:rsidRDefault="007A4C3E">
      <w:pPr>
        <w:pStyle w:val="a0"/>
      </w:pPr>
    </w:p>
    <w:p w:rsidR="007A4C3E" w:rsidRDefault="007A4C3E">
      <w:pPr>
        <w:pStyle w:val="a0"/>
      </w:pPr>
    </w:p>
    <w:p w:rsidR="007A4C3E" w:rsidRDefault="007A4C3E">
      <w:pPr>
        <w:pStyle w:val="a0"/>
      </w:pPr>
    </w:p>
    <w:p w:rsidR="007A4C3E" w:rsidRDefault="00000000">
      <w:pPr>
        <w:rPr>
          <w:rFonts w:ascii="京东朗正体 玲珑" w:eastAsia="京东朗正体 玲珑" w:hAnsi="京东朗正体 玲珑"/>
          <w:szCs w:val="21"/>
        </w:rPr>
      </w:pPr>
      <w:r>
        <w:rPr>
          <w:rFonts w:ascii="京东朗正体 玲珑" w:eastAsia="京东朗正体 玲珑" w:hAnsi="京东朗正体 玲珑" w:hint="eastAsia"/>
          <w:szCs w:val="21"/>
        </w:rPr>
        <w:lastRenderedPageBreak/>
        <w:t>附件五 《企业微信账号管理办法》</w:t>
      </w:r>
    </w:p>
    <w:p w:rsidR="007A4C3E" w:rsidRDefault="00000000">
      <w:pPr>
        <w:rPr>
          <w:rFonts w:ascii="京东朗正体 玲珑" w:eastAsia="京东朗正体 玲珑" w:hAnsi="京东朗正体 玲珑"/>
          <w:szCs w:val="21"/>
        </w:rPr>
      </w:pPr>
      <w:r>
        <w:rPr>
          <w:rFonts w:ascii="京东朗正体 玲珑" w:eastAsia="京东朗正体 玲珑" w:hAnsi="京东朗正体 玲珑" w:hint="eastAsia"/>
          <w:szCs w:val="21"/>
        </w:rPr>
        <w:t>企业微信账号管理办法</w:t>
      </w:r>
    </w:p>
    <w:p w:rsidR="007A4C3E" w:rsidRDefault="00000000">
      <w:pPr>
        <w:rPr>
          <w:rFonts w:ascii="京东朗正体 玲珑" w:eastAsia="京东朗正体 玲珑" w:hAnsi="京东朗正体 玲珑"/>
          <w:szCs w:val="21"/>
        </w:rPr>
      </w:pPr>
      <w:r>
        <w:rPr>
          <w:rFonts w:ascii="京东朗正体 玲珑" w:eastAsia="京东朗正体 玲珑" w:hAnsi="京东朗正体 玲珑" w:hint="eastAsia"/>
          <w:szCs w:val="21"/>
        </w:rPr>
        <w:t>第一条 为了双方合作信息安全和企业微信账号管理的规范性及安全性，双方友好协议签署本协议。</w:t>
      </w:r>
    </w:p>
    <w:p w:rsidR="007A4C3E" w:rsidRDefault="00000000">
      <w:pPr>
        <w:rPr>
          <w:rFonts w:ascii="京东朗正体 玲珑" w:eastAsia="京东朗正体 玲珑" w:hAnsi="京东朗正体 玲珑"/>
          <w:szCs w:val="21"/>
        </w:rPr>
      </w:pPr>
      <w:r>
        <w:rPr>
          <w:rFonts w:ascii="京东朗正体 玲珑" w:eastAsia="京东朗正体 玲珑" w:hAnsi="京东朗正体 玲珑" w:hint="eastAsia"/>
          <w:szCs w:val="21"/>
        </w:rPr>
        <w:t>第二条 在与甲方合作过程中，乙方应保管并使用好甲方因合作需要发送至乙方管理的企业微信账号。</w:t>
      </w:r>
    </w:p>
    <w:p w:rsidR="007A4C3E" w:rsidRDefault="00000000">
      <w:pPr>
        <w:rPr>
          <w:rFonts w:ascii="京东朗正体 玲珑" w:eastAsia="京东朗正体 玲珑" w:hAnsi="京东朗正体 玲珑"/>
          <w:szCs w:val="21"/>
        </w:rPr>
      </w:pPr>
      <w:r>
        <w:rPr>
          <w:rFonts w:ascii="京东朗正体 玲珑" w:eastAsia="京东朗正体 玲珑" w:hAnsi="京东朗正体 玲珑" w:hint="eastAsia"/>
          <w:szCs w:val="21"/>
        </w:rPr>
        <w:t>第三条 乙方提供的工作人员在为甲方提供服务时，应在征得工作人员同意后，使用该工作人员的个人身份信息进行企业微信账号的注册和验证，乙方应保证账号信息的真实性和准确性。乙方应确保其工作人员不使用他人账号或借用他人账号进行合作业务操作。</w:t>
      </w:r>
    </w:p>
    <w:p w:rsidR="007A4C3E" w:rsidRDefault="00000000">
      <w:pPr>
        <w:rPr>
          <w:rFonts w:ascii="京东朗正体 玲珑" w:eastAsia="京东朗正体 玲珑" w:hAnsi="京东朗正体 玲珑"/>
          <w:szCs w:val="21"/>
        </w:rPr>
      </w:pPr>
      <w:r>
        <w:rPr>
          <w:rFonts w:ascii="京东朗正体 玲珑" w:eastAsia="京东朗正体 玲珑" w:hAnsi="京东朗正体 玲珑" w:hint="eastAsia"/>
          <w:szCs w:val="21"/>
        </w:rPr>
        <w:t>第四条 乙方应督促乙方工作人员妥善保管自己的账号和密码，不得泄露给他人，且不得擅自更改企微相关配置，如禁止绑定个人微信等。</w:t>
      </w:r>
    </w:p>
    <w:p w:rsidR="007A4C3E" w:rsidRDefault="00000000">
      <w:pPr>
        <w:rPr>
          <w:rFonts w:ascii="京东朗正体 玲珑" w:eastAsia="京东朗正体 玲珑" w:hAnsi="京东朗正体 玲珑"/>
          <w:szCs w:val="21"/>
        </w:rPr>
      </w:pPr>
      <w:r>
        <w:rPr>
          <w:rFonts w:ascii="京东朗正体 玲珑" w:eastAsia="京东朗正体 玲珑" w:hAnsi="京东朗正体 玲珑" w:hint="eastAsia"/>
          <w:szCs w:val="21"/>
        </w:rPr>
        <w:t>第五条 乙方应做好乙方工作人员的服务账号管理</w:t>
      </w:r>
    </w:p>
    <w:p w:rsidR="007A4C3E" w:rsidRDefault="00000000">
      <w:pPr>
        <w:rPr>
          <w:rFonts w:ascii="京东朗正体 玲珑" w:eastAsia="京东朗正体 玲珑" w:hAnsi="京东朗正体 玲珑"/>
          <w:szCs w:val="21"/>
        </w:rPr>
      </w:pPr>
      <w:r>
        <w:rPr>
          <w:rFonts w:ascii="京东朗正体 玲珑" w:eastAsia="京东朗正体 玲珑" w:hAnsi="京东朗正体 玲珑" w:hint="eastAsia"/>
          <w:szCs w:val="21"/>
        </w:rPr>
        <w:t>5.1乙方工作人员在为甲方服务时，乙方应协助其工作人员完成手机号实名验证、企业微信账号的注册和验证。乙方应对已实名账号进行基础资料留存及管理，包括但不限于账号名称、手机号、企微账号、密码、使用人等。</w:t>
      </w:r>
    </w:p>
    <w:p w:rsidR="007A4C3E" w:rsidRDefault="00000000">
      <w:pPr>
        <w:rPr>
          <w:rFonts w:ascii="京东朗正体 玲珑" w:eastAsia="京东朗正体 玲珑" w:hAnsi="京东朗正体 玲珑"/>
          <w:szCs w:val="21"/>
        </w:rPr>
      </w:pPr>
      <w:r>
        <w:rPr>
          <w:rFonts w:ascii="京东朗正体 玲珑" w:eastAsia="京东朗正体 玲珑" w:hAnsi="京东朗正体 玲珑" w:hint="eastAsia"/>
          <w:szCs w:val="21"/>
        </w:rPr>
        <w:t>5.2乙方应确保乙方工作人员在为甲方提供服务期间，根据甲方要求的企微使用规范及品质要求，（具体参照合作协议中的品质管理相关内容），确保日常合规经营。</w:t>
      </w:r>
    </w:p>
    <w:p w:rsidR="007A4C3E" w:rsidRDefault="00000000">
      <w:pPr>
        <w:rPr>
          <w:rFonts w:ascii="京东朗正体 玲珑" w:eastAsia="京东朗正体 玲珑" w:hAnsi="京东朗正体 玲珑"/>
          <w:szCs w:val="21"/>
        </w:rPr>
      </w:pPr>
      <w:r>
        <w:rPr>
          <w:rFonts w:ascii="京东朗正体 玲珑" w:eastAsia="京东朗正体 玲珑" w:hAnsi="京东朗正体 玲珑" w:hint="eastAsia"/>
          <w:szCs w:val="21"/>
        </w:rPr>
        <w:t>5.3乙方工作人员在终止为甲方提供服务时，乙方应及时关闭或替换企业微信账号绑定手机号码，并向甲方提交手机号注销确认邮件。</w:t>
      </w:r>
    </w:p>
    <w:p w:rsidR="007A4C3E" w:rsidRDefault="00000000">
      <w:pPr>
        <w:rPr>
          <w:rFonts w:ascii="京东朗正体 玲珑" w:eastAsia="京东朗正体 玲珑" w:hAnsi="京东朗正体 玲珑"/>
          <w:szCs w:val="21"/>
        </w:rPr>
      </w:pPr>
      <w:r>
        <w:rPr>
          <w:rFonts w:ascii="京东朗正体 玲珑" w:eastAsia="京东朗正体 玲珑" w:hAnsi="京东朗正体 玲珑" w:hint="eastAsia"/>
          <w:szCs w:val="21"/>
        </w:rPr>
        <w:t>第六条 如乙方违反本协议规定，甲方将根据情节轻重，结合主协议的约定给予警告、罚款、解除合作等处罚。如给甲方造成损失的，应赔偿甲方损失。</w:t>
      </w:r>
    </w:p>
    <w:p w:rsidR="007A4C3E" w:rsidRDefault="00000000">
      <w:pPr>
        <w:rPr>
          <w:rFonts w:ascii="京东朗正体 玲珑" w:eastAsia="京东朗正体 玲珑" w:hAnsi="京东朗正体 玲珑"/>
          <w:szCs w:val="21"/>
        </w:rPr>
      </w:pPr>
      <w:r>
        <w:rPr>
          <w:rFonts w:ascii="京东朗正体 玲珑" w:eastAsia="京东朗正体 玲珑" w:hAnsi="京东朗正体 玲珑" w:hint="eastAsia"/>
          <w:szCs w:val="21"/>
        </w:rPr>
        <w:t>如因账号安全问题导致甲方公司信息泄露或其他损失，乙方应承担相应的法律责任和经济赔偿。</w:t>
      </w:r>
    </w:p>
    <w:p w:rsidR="007A4C3E" w:rsidRDefault="00000000">
      <w:pPr>
        <w:rPr>
          <w:rFonts w:ascii="京东朗正体 玲珑" w:eastAsia="京东朗正体 玲珑" w:hAnsi="京东朗正体 玲珑"/>
          <w:szCs w:val="21"/>
        </w:rPr>
      </w:pPr>
      <w:r>
        <w:rPr>
          <w:rFonts w:ascii="京东朗正体 玲珑" w:eastAsia="京东朗正体 玲珑" w:hAnsi="京东朗正体 玲珑" w:hint="eastAsia"/>
          <w:szCs w:val="21"/>
        </w:rPr>
        <w:t>第七条 乙方应确保做好其工作人员离职管理，因其离职工作人员使用相关账号产生的任何违规行为，乙方应及时处理，由此给甲方造成损失的，应赔偿甲方损失。</w:t>
      </w:r>
    </w:p>
    <w:p w:rsidR="007A4C3E" w:rsidRDefault="00000000">
      <w:pPr>
        <w:rPr>
          <w:rFonts w:ascii="京东朗正体 玲珑" w:eastAsia="京东朗正体 玲珑" w:hAnsi="京东朗正体 玲珑"/>
          <w:szCs w:val="21"/>
        </w:rPr>
      </w:pPr>
      <w:r>
        <w:rPr>
          <w:rFonts w:ascii="京东朗正体 玲珑" w:eastAsia="京东朗正体 玲珑" w:hAnsi="京东朗正体 玲珑" w:hint="eastAsia"/>
          <w:szCs w:val="21"/>
        </w:rPr>
        <w:t>第八条 本协议自双方签字盖章之日起生效，有效期与主协议保持一致。本协议未做约定的，以主协议约定的为准。</w:t>
      </w:r>
    </w:p>
    <w:p w:rsidR="007A4C3E" w:rsidRDefault="007A4C3E"/>
    <w:sectPr w:rsidR="007A4C3E">
      <w:headerReference w:type="default" r:id="rId7"/>
      <w:footerReference w:type="default" r:id="rId8"/>
      <w:pgSz w:w="11906" w:h="16838"/>
      <w:pgMar w:top="1440" w:right="1133" w:bottom="1440" w:left="156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C7D84" w:rsidRDefault="000C7D84">
      <w:r>
        <w:separator/>
      </w:r>
    </w:p>
  </w:endnote>
  <w:endnote w:type="continuationSeparator" w:id="0">
    <w:p w:rsidR="000C7D84" w:rsidRDefault="000C7D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京东朗正体 玲珑">
    <w:altName w:val="GWZT-EN"/>
    <w:panose1 w:val="02000400000000000000"/>
    <w:charset w:val="86"/>
    <w:family w:val="auto"/>
    <w:pitch w:val="variable"/>
    <w:sig w:usb0="A00002BF" w:usb1="18CFFCFA" w:usb2="00000016" w:usb3="00000000" w:csb0="00040001" w:csb1="00000000"/>
  </w:font>
  <w:font w:name="Tahoma">
    <w:altName w:val="Verdana"/>
    <w:panose1 w:val="020B0604030504040204"/>
    <w:charset w:val="00"/>
    <w:family w:val="swiss"/>
    <w:pitch w:val="variable"/>
    <w:sig w:usb0="E1002EFF" w:usb1="C000605B" w:usb2="00000029" w:usb3="00000000" w:csb0="000101FF" w:csb1="00000000"/>
  </w:font>
  <w:font w:name="Wingdings 2">
    <w:altName w:val="Kingsoft Mark"/>
    <w:panose1 w:val="05020102010507070707"/>
    <w:charset w:val="00"/>
    <w:family w:val="decorative"/>
    <w:pitch w:val="variable"/>
    <w:sig w:usb0="00000003" w:usb1="00000000" w:usb2="00000000" w:usb3="00000000" w:csb0="80000001" w:csb1="00000000"/>
  </w:font>
  <w:font w:name="京东朗正体 正道">
    <w:altName w:val="GWZT-EN"/>
    <w:panose1 w:val="02000500000000000000"/>
    <w:charset w:val="86"/>
    <w:family w:val="auto"/>
    <w:pitch w:val="variable"/>
    <w:sig w:usb0="A00002BF" w:usb1="18CFF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9666247"/>
    </w:sdtPr>
    <w:sdtContent>
      <w:p w:rsidR="007A4C3E" w:rsidRDefault="00000000">
        <w:pPr>
          <w:pStyle w:val="aa"/>
          <w:jc w:val="center"/>
        </w:pPr>
        <w:r>
          <w:fldChar w:fldCharType="begin"/>
        </w:r>
        <w:r>
          <w:instrText xml:space="preserve"> PAGE   \* MERGEFORMAT </w:instrText>
        </w:r>
        <w:r>
          <w:fldChar w:fldCharType="separate"/>
        </w:r>
        <w:r>
          <w:rPr>
            <w:lang w:val="zh-CN"/>
          </w:rPr>
          <w:t>8</w:t>
        </w:r>
        <w:r>
          <w:rPr>
            <w:lang w:val="zh-CN"/>
          </w:rPr>
          <w:fldChar w:fldCharType="end"/>
        </w:r>
      </w:p>
    </w:sdtContent>
  </w:sdt>
  <w:p w:rsidR="007A4C3E" w:rsidRDefault="007A4C3E">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C7D84" w:rsidRDefault="000C7D84">
      <w:r>
        <w:separator/>
      </w:r>
    </w:p>
  </w:footnote>
  <w:footnote w:type="continuationSeparator" w:id="0">
    <w:p w:rsidR="000C7D84" w:rsidRDefault="000C7D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A4C3E" w:rsidRDefault="00000000">
    <w:r>
      <w:rPr>
        <w:noProof/>
      </w:rPr>
      <w:drawing>
        <wp:anchor distT="0" distB="0" distL="114300" distR="114300" simplePos="0" relativeHeight="251659264" behindDoc="1" locked="0" layoutInCell="1" allowOverlap="1">
          <wp:simplePos x="0" y="0"/>
          <wp:positionH relativeFrom="leftMargin">
            <wp:posOffset>0</wp:posOffset>
          </wp:positionH>
          <wp:positionV relativeFrom="topMargin">
            <wp:posOffset>0</wp:posOffset>
          </wp:positionV>
          <wp:extent cx="7556500" cy="10680700"/>
          <wp:effectExtent l="0" t="0" r="0" b="0"/>
          <wp:wrapNone/>
          <wp:docPr id="1" name="Drawing 0" descr="CCO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CCOWatermark"/>
                  <pic:cNvPicPr>
                    <a:picLocks noChangeAspect="1"/>
                  </pic:cNvPicPr>
                </pic:nvPicPr>
                <pic:blipFill>
                  <a:blip r:embed="rId1"/>
                  <a:stretch>
                    <a:fillRect/>
                  </a:stretch>
                </pic:blipFill>
                <pic:spPr>
                  <a:xfrm>
                    <a:off x="0" y="0"/>
                    <a:ext cx="7556500" cy="10680700"/>
                  </a:xfrm>
                  <a:prstGeom prst="rect">
                    <a:avLst/>
                  </a:prstGeom>
                </pic:spPr>
              </pic:pic>
            </a:graphicData>
          </a:graphic>
        </wp:anchor>
      </w:drawing>
    </w:r>
  </w:p>
  <w:p>
    <w:r>
      <w:drawing>
        <wp:anchor simplePos="0" relativeHeight="0" behindDoc="1" locked="0" layoutInCell="1" allowOverlap="1">
          <wp:simplePos x="0" y="0"/>
          <wp:positionH relativeFrom="leftMargin">
            <wp:posOffset>0</wp:posOffset>
          </wp:positionH>
          <wp:positionV relativeFrom="topMargin">
            <wp:posOffset>0</wp:posOffset>
          </wp:positionV>
          <wp:extent cx="7556500" cy="10680700"/>
          <wp:effectExtent l="0" t="0" r="0" b="0"/>
          <wp:wrapNone/>
          <wp:docPr id="1" name="Drawing 0" descr="CCOWatermark"/>
          <wp:cNvGraphicFramePr/>
          <a:graphic xmlns:a="http://schemas.openxmlformats.org/drawingml/2006/main">
            <a:graphicData uri="http://schemas.openxmlformats.org/drawingml/2006/picture">
              <pic:pic xmlns:pic="http://schemas.openxmlformats.org/drawingml/2006/picture">
                <pic:nvPicPr>
                  <pic:cNvPr id="0" name="Picture 0" descr="CCOWatermarkImage"/>
                  <pic:cNvPicPr>
                    <a:picLocks noChangeAspect="true"/>
                  </pic:cNvPicPr>
                </pic:nvPicPr>
                <pic:blipFill>
                  <a:blip r:embed="rId1"/>
                  <a:stretch>
                    <a:fillRect/>
                  </a:stretch>
                </pic:blipFill>
                <pic:spPr>
                  <a:xfrm>
                    <a:off x="0" y="0"/>
                    <a:ext cx="7556500" cy="106807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1834"/>
    <w:multiLevelType w:val="multilevel"/>
    <w:tmpl w:val="0100183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8C6998"/>
    <w:multiLevelType w:val="multilevel"/>
    <w:tmpl w:val="058C6998"/>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7642DBC"/>
    <w:multiLevelType w:val="multilevel"/>
    <w:tmpl w:val="07642D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8A42841"/>
    <w:multiLevelType w:val="multilevel"/>
    <w:tmpl w:val="08A42841"/>
    <w:lvl w:ilvl="0">
      <w:start w:val="1"/>
      <w:numFmt w:val="lowerLetter"/>
      <w:lvlText w:val="(%1)"/>
      <w:lvlJc w:val="left"/>
      <w:pPr>
        <w:ind w:left="420" w:hanging="420"/>
      </w:pPr>
      <w:rPr>
        <w:rFonts w:hint="eastAsia"/>
        <w:b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8FC617F"/>
    <w:multiLevelType w:val="multilevel"/>
    <w:tmpl w:val="08FC617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0EAE5290"/>
    <w:multiLevelType w:val="multilevel"/>
    <w:tmpl w:val="0EAE5290"/>
    <w:lvl w:ilvl="0">
      <w:start w:val="1"/>
      <w:numFmt w:val="chineseCountingThousand"/>
      <w:lvlText w:val="第%1条"/>
      <w:lvlJc w:val="left"/>
      <w:pPr>
        <w:ind w:left="420" w:hanging="420"/>
      </w:pPr>
      <w:rPr>
        <w:rFonts w:hint="eastAsia"/>
        <w:b/>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0" w:firstLine="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0" w:firstLine="0"/>
      </w:pPr>
      <w:rPr>
        <w:rFonts w:hint="eastAsia"/>
      </w:rPr>
    </w:lvl>
  </w:abstractNum>
  <w:abstractNum w:abstractNumId="6" w15:restartNumberingAfterBreak="0">
    <w:nsid w:val="13CC2B29"/>
    <w:multiLevelType w:val="multilevel"/>
    <w:tmpl w:val="13CC2B29"/>
    <w:lvl w:ilvl="0">
      <w:start w:val="1"/>
      <w:numFmt w:val="chineseCountingThousand"/>
      <w:lvlText w:val="第%1条"/>
      <w:lvlJc w:val="left"/>
      <w:pPr>
        <w:ind w:left="420" w:hanging="420"/>
      </w:pPr>
      <w:rPr>
        <w:rFonts w:hint="eastAsia"/>
        <w:b/>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188A1886"/>
    <w:multiLevelType w:val="multilevel"/>
    <w:tmpl w:val="188A1886"/>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8" w15:restartNumberingAfterBreak="0">
    <w:nsid w:val="2C126F9A"/>
    <w:multiLevelType w:val="multilevel"/>
    <w:tmpl w:val="2C126F9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35ED7F73"/>
    <w:multiLevelType w:val="multilevel"/>
    <w:tmpl w:val="35ED7F73"/>
    <w:lvl w:ilvl="0">
      <w:start w:val="1"/>
      <w:numFmt w:val="lowerLetter"/>
      <w:lvlText w:val="(%1)"/>
      <w:lvlJc w:val="left"/>
      <w:pPr>
        <w:ind w:left="846" w:hanging="420"/>
      </w:pPr>
      <w:rPr>
        <w:rFonts w:hint="eastAsia"/>
        <w:b w:val="0"/>
      </w:rPr>
    </w:lvl>
    <w:lvl w:ilvl="1">
      <w:start w:val="1"/>
      <w:numFmt w:val="lowerLetter"/>
      <w:lvlText w:val="%2)"/>
      <w:lvlJc w:val="left"/>
      <w:pPr>
        <w:ind w:left="1266" w:hanging="420"/>
      </w:pPr>
    </w:lvl>
    <w:lvl w:ilvl="2">
      <w:start w:val="1"/>
      <w:numFmt w:val="lowerRoman"/>
      <w:lvlText w:val="%3."/>
      <w:lvlJc w:val="right"/>
      <w:pPr>
        <w:ind w:left="1686" w:hanging="420"/>
      </w:p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abstractNum w:abstractNumId="10" w15:restartNumberingAfterBreak="0">
    <w:nsid w:val="36B56D89"/>
    <w:multiLevelType w:val="multilevel"/>
    <w:tmpl w:val="36B56D89"/>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 w15:restartNumberingAfterBreak="0">
    <w:nsid w:val="384F7B21"/>
    <w:multiLevelType w:val="multilevel"/>
    <w:tmpl w:val="384F7B21"/>
    <w:lvl w:ilvl="0">
      <w:start w:val="1"/>
      <w:numFmt w:val="decimal"/>
      <w:lvlText w:val="（%1）"/>
      <w:lvlJc w:val="left"/>
      <w:pPr>
        <w:ind w:left="1145" w:hanging="720"/>
      </w:pPr>
      <w:rPr>
        <w:rFonts w:hint="default"/>
      </w:r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12" w15:restartNumberingAfterBreak="0">
    <w:nsid w:val="47C0554A"/>
    <w:multiLevelType w:val="multilevel"/>
    <w:tmpl w:val="47C0554A"/>
    <w:lvl w:ilvl="0">
      <w:start w:val="1"/>
      <w:numFmt w:val="lowerLetter"/>
      <w:lvlText w:val="(%1)"/>
      <w:lvlJc w:val="left"/>
      <w:pPr>
        <w:ind w:left="988"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487041B0"/>
    <w:multiLevelType w:val="multilevel"/>
    <w:tmpl w:val="487041B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4B8737B5"/>
    <w:multiLevelType w:val="multilevel"/>
    <w:tmpl w:val="4B8737B5"/>
    <w:lvl w:ilvl="0">
      <w:start w:val="1"/>
      <w:numFmt w:val="japaneseCounting"/>
      <w:lvlText w:val="第%1条"/>
      <w:lvlJc w:val="left"/>
      <w:pPr>
        <w:ind w:left="1260" w:hanging="84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5" w15:restartNumberingAfterBreak="0">
    <w:nsid w:val="4E2E7A6D"/>
    <w:multiLevelType w:val="multilevel"/>
    <w:tmpl w:val="4E2E7A6D"/>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6" w15:restartNumberingAfterBreak="0">
    <w:nsid w:val="58545811"/>
    <w:multiLevelType w:val="multilevel"/>
    <w:tmpl w:val="5854581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591B24BE"/>
    <w:multiLevelType w:val="multilevel"/>
    <w:tmpl w:val="591B24BE"/>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8" w15:restartNumberingAfterBreak="0">
    <w:nsid w:val="65570614"/>
    <w:multiLevelType w:val="multilevel"/>
    <w:tmpl w:val="65570614"/>
    <w:lvl w:ilvl="0">
      <w:start w:val="1"/>
      <w:numFmt w:val="chineseCountingThousand"/>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65AC3427"/>
    <w:multiLevelType w:val="multilevel"/>
    <w:tmpl w:val="65AC3427"/>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default"/>
      </w:rPr>
    </w:lvl>
    <w:lvl w:ilvl="6">
      <w:start w:val="1"/>
      <w:numFmt w:val="decimal"/>
      <w:lvlText w:val="%1.%2.%3.%4.%5.%6.%7."/>
      <w:lvlJc w:val="left"/>
      <w:pPr>
        <w:ind w:left="1276" w:hanging="1276"/>
      </w:pPr>
      <w:rPr>
        <w:rFonts w:hint="default"/>
      </w:r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0" w15:restartNumberingAfterBreak="0">
    <w:nsid w:val="67DF35E2"/>
    <w:multiLevelType w:val="multilevel"/>
    <w:tmpl w:val="67DF35E2"/>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1" w15:restartNumberingAfterBreak="0">
    <w:nsid w:val="6E2A0C53"/>
    <w:multiLevelType w:val="multilevel"/>
    <w:tmpl w:val="6E2A0C5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74BB72B7"/>
    <w:multiLevelType w:val="multilevel"/>
    <w:tmpl w:val="74BB72B7"/>
    <w:lvl w:ilvl="0">
      <w:start w:val="1"/>
      <w:numFmt w:val="lowerRoman"/>
      <w:lvlText w:val="%1."/>
      <w:lvlJc w:val="left"/>
      <w:pPr>
        <w:ind w:left="1271" w:hanging="420"/>
      </w:pPr>
      <w:rPr>
        <w:rFonts w:hint="eastAsia"/>
      </w:rPr>
    </w:lvl>
    <w:lvl w:ilvl="1">
      <w:start w:val="1"/>
      <w:numFmt w:val="lowerLetter"/>
      <w:lvlText w:val="%2)"/>
      <w:lvlJc w:val="left"/>
      <w:pPr>
        <w:ind w:left="1691" w:hanging="420"/>
      </w:pPr>
    </w:lvl>
    <w:lvl w:ilvl="2">
      <w:start w:val="1"/>
      <w:numFmt w:val="lowerRoman"/>
      <w:lvlText w:val="%3."/>
      <w:lvlJc w:val="right"/>
      <w:pPr>
        <w:ind w:left="2111" w:hanging="420"/>
      </w:pPr>
    </w:lvl>
    <w:lvl w:ilvl="3">
      <w:start w:val="1"/>
      <w:numFmt w:val="decimal"/>
      <w:lvlText w:val="%4."/>
      <w:lvlJc w:val="left"/>
      <w:pPr>
        <w:ind w:left="2531" w:hanging="420"/>
      </w:pPr>
    </w:lvl>
    <w:lvl w:ilvl="4">
      <w:start w:val="1"/>
      <w:numFmt w:val="lowerLetter"/>
      <w:lvlText w:val="%5)"/>
      <w:lvlJc w:val="left"/>
      <w:pPr>
        <w:ind w:left="2951" w:hanging="420"/>
      </w:pPr>
    </w:lvl>
    <w:lvl w:ilvl="5">
      <w:start w:val="1"/>
      <w:numFmt w:val="lowerRoman"/>
      <w:lvlText w:val="%6."/>
      <w:lvlJc w:val="right"/>
      <w:pPr>
        <w:ind w:left="3371" w:hanging="420"/>
      </w:pPr>
    </w:lvl>
    <w:lvl w:ilvl="6">
      <w:start w:val="1"/>
      <w:numFmt w:val="decimal"/>
      <w:lvlText w:val="%7."/>
      <w:lvlJc w:val="left"/>
      <w:pPr>
        <w:ind w:left="3791" w:hanging="420"/>
      </w:pPr>
    </w:lvl>
    <w:lvl w:ilvl="7">
      <w:start w:val="1"/>
      <w:numFmt w:val="lowerLetter"/>
      <w:lvlText w:val="%8)"/>
      <w:lvlJc w:val="left"/>
      <w:pPr>
        <w:ind w:left="4211" w:hanging="420"/>
      </w:pPr>
    </w:lvl>
    <w:lvl w:ilvl="8">
      <w:start w:val="1"/>
      <w:numFmt w:val="lowerRoman"/>
      <w:lvlText w:val="%9."/>
      <w:lvlJc w:val="right"/>
      <w:pPr>
        <w:ind w:left="4631" w:hanging="420"/>
      </w:pPr>
    </w:lvl>
  </w:abstractNum>
  <w:abstractNum w:abstractNumId="23" w15:restartNumberingAfterBreak="0">
    <w:nsid w:val="7861640F"/>
    <w:multiLevelType w:val="multilevel"/>
    <w:tmpl w:val="7861640F"/>
    <w:lvl w:ilvl="0">
      <w:start w:val="1"/>
      <w:numFmt w:val="lowerLetter"/>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885340521">
    <w:abstractNumId w:val="6"/>
  </w:num>
  <w:num w:numId="2" w16cid:durableId="1548491354">
    <w:abstractNumId w:val="6"/>
    <w:lvlOverride w:ilvl="0">
      <w:lvl w:ilvl="0" w:tentative="1">
        <w:start w:val="1"/>
        <w:numFmt w:val="chineseCountingThousand"/>
        <w:lvlText w:val="第%1条"/>
        <w:lvlJc w:val="left"/>
        <w:pPr>
          <w:ind w:left="420" w:hanging="420"/>
        </w:pPr>
        <w:rPr>
          <w:rFonts w:hint="eastAsia"/>
          <w:b/>
        </w:rPr>
      </w:lvl>
    </w:lvlOverride>
    <w:lvlOverride w:ilvl="1">
      <w:lvl w:ilvl="1" w:tentative="1">
        <w:start w:val="1"/>
        <w:numFmt w:val="lowerLetter"/>
        <w:lvlText w:val="%2)"/>
        <w:lvlJc w:val="left"/>
        <w:pPr>
          <w:ind w:left="840" w:hanging="420"/>
        </w:pPr>
        <w:rPr>
          <w:rFonts w:hint="eastAsia"/>
        </w:rPr>
      </w:lvl>
    </w:lvlOverride>
    <w:lvlOverride w:ilvl="2">
      <w:lvl w:ilvl="2" w:tentative="1">
        <w:start w:val="1"/>
        <w:numFmt w:val="lowerRoman"/>
        <w:lvlText w:val="%3."/>
        <w:lvlJc w:val="right"/>
        <w:pPr>
          <w:ind w:left="1260" w:hanging="420"/>
        </w:pPr>
        <w:rPr>
          <w:rFonts w:hint="eastAsia"/>
        </w:rPr>
      </w:lvl>
    </w:lvlOverride>
    <w:lvlOverride w:ilvl="3">
      <w:lvl w:ilvl="3">
        <w:start w:val="1"/>
        <w:numFmt w:val="decimal"/>
        <w:lvlText w:val="%4."/>
        <w:lvlJc w:val="left"/>
        <w:pPr>
          <w:ind w:left="0" w:firstLine="0"/>
        </w:pPr>
        <w:rPr>
          <w:rFonts w:hint="eastAsia"/>
        </w:rPr>
      </w:lvl>
    </w:lvlOverride>
    <w:lvlOverride w:ilvl="4">
      <w:lvl w:ilvl="4" w:tentative="1">
        <w:start w:val="1"/>
        <w:numFmt w:val="lowerLetter"/>
        <w:lvlText w:val="%5)"/>
        <w:lvlJc w:val="left"/>
        <w:pPr>
          <w:ind w:left="2100" w:hanging="420"/>
        </w:pPr>
        <w:rPr>
          <w:rFonts w:hint="eastAsia"/>
        </w:rPr>
      </w:lvl>
    </w:lvlOverride>
    <w:lvlOverride w:ilvl="5">
      <w:lvl w:ilvl="5" w:tentative="1">
        <w:start w:val="1"/>
        <w:numFmt w:val="lowerRoman"/>
        <w:lvlText w:val="%6."/>
        <w:lvlJc w:val="right"/>
        <w:pPr>
          <w:ind w:left="2520" w:hanging="420"/>
        </w:pPr>
        <w:rPr>
          <w:rFonts w:hint="eastAsia"/>
        </w:rPr>
      </w:lvl>
    </w:lvlOverride>
    <w:lvlOverride w:ilvl="6">
      <w:lvl w:ilvl="6" w:tentative="1">
        <w:start w:val="1"/>
        <w:numFmt w:val="decimal"/>
        <w:lvlText w:val="%7."/>
        <w:lvlJc w:val="left"/>
        <w:pPr>
          <w:ind w:left="2940" w:hanging="420"/>
        </w:pPr>
        <w:rPr>
          <w:rFonts w:hint="eastAsia"/>
        </w:rPr>
      </w:lvl>
    </w:lvlOverride>
    <w:lvlOverride w:ilvl="7">
      <w:lvl w:ilvl="7" w:tentative="1">
        <w:start w:val="1"/>
        <w:numFmt w:val="lowerLetter"/>
        <w:lvlText w:val="%8)"/>
        <w:lvlJc w:val="left"/>
        <w:pPr>
          <w:ind w:left="3360" w:hanging="420"/>
        </w:pPr>
        <w:rPr>
          <w:rFonts w:hint="eastAsia"/>
        </w:rPr>
      </w:lvl>
    </w:lvlOverride>
    <w:lvlOverride w:ilvl="8">
      <w:lvl w:ilvl="8" w:tentative="1">
        <w:start w:val="1"/>
        <w:numFmt w:val="lowerRoman"/>
        <w:lvlText w:val="%9."/>
        <w:lvlJc w:val="right"/>
        <w:pPr>
          <w:ind w:left="3780" w:hanging="420"/>
        </w:pPr>
        <w:rPr>
          <w:rFonts w:hint="eastAsia"/>
        </w:rPr>
      </w:lvl>
    </w:lvlOverride>
  </w:num>
  <w:num w:numId="3" w16cid:durableId="819150333">
    <w:abstractNumId w:val="15"/>
  </w:num>
  <w:num w:numId="4" w16cid:durableId="1914924317">
    <w:abstractNumId w:val="11"/>
  </w:num>
  <w:num w:numId="5" w16cid:durableId="426073540">
    <w:abstractNumId w:val="5"/>
  </w:num>
  <w:num w:numId="6" w16cid:durableId="288441898">
    <w:abstractNumId w:val="6"/>
    <w:lvlOverride w:ilvl="0">
      <w:lvl w:ilvl="0" w:tentative="1">
        <w:start w:val="1"/>
        <w:numFmt w:val="chineseCountingThousand"/>
        <w:lvlText w:val="第%1条"/>
        <w:lvlJc w:val="left"/>
        <w:pPr>
          <w:ind w:left="420" w:hanging="420"/>
        </w:pPr>
        <w:rPr>
          <w:rFonts w:hint="eastAsia"/>
          <w:b/>
        </w:rPr>
      </w:lvl>
    </w:lvlOverride>
    <w:lvlOverride w:ilvl="1">
      <w:lvl w:ilvl="1" w:tentative="1">
        <w:start w:val="1"/>
        <w:numFmt w:val="lowerLetter"/>
        <w:lvlText w:val="%2)"/>
        <w:lvlJc w:val="left"/>
        <w:pPr>
          <w:ind w:left="840" w:hanging="420"/>
        </w:pPr>
        <w:rPr>
          <w:rFonts w:hint="eastAsia"/>
        </w:rPr>
      </w:lvl>
    </w:lvlOverride>
    <w:lvlOverride w:ilvl="2">
      <w:lvl w:ilvl="2" w:tentative="1">
        <w:start w:val="1"/>
        <w:numFmt w:val="lowerRoman"/>
        <w:lvlText w:val="%3."/>
        <w:lvlJc w:val="right"/>
        <w:pPr>
          <w:ind w:left="1260" w:hanging="420"/>
        </w:pPr>
        <w:rPr>
          <w:rFonts w:hint="eastAsia"/>
        </w:rPr>
      </w:lvl>
    </w:lvlOverride>
    <w:lvlOverride w:ilvl="3">
      <w:lvl w:ilvl="3">
        <w:start w:val="1"/>
        <w:numFmt w:val="decimal"/>
        <w:lvlText w:val="%4."/>
        <w:lvlJc w:val="left"/>
        <w:pPr>
          <w:ind w:left="0" w:firstLine="0"/>
        </w:pPr>
        <w:rPr>
          <w:rFonts w:hint="eastAsia"/>
        </w:rPr>
      </w:lvl>
    </w:lvlOverride>
    <w:lvlOverride w:ilvl="4">
      <w:lvl w:ilvl="4" w:tentative="1">
        <w:start w:val="1"/>
        <w:numFmt w:val="lowerLetter"/>
        <w:lvlText w:val="%5)"/>
        <w:lvlJc w:val="left"/>
        <w:pPr>
          <w:ind w:left="2100" w:hanging="420"/>
        </w:pPr>
        <w:rPr>
          <w:rFonts w:hint="eastAsia"/>
        </w:rPr>
      </w:lvl>
    </w:lvlOverride>
    <w:lvlOverride w:ilvl="5">
      <w:lvl w:ilvl="5" w:tentative="1">
        <w:start w:val="1"/>
        <w:numFmt w:val="lowerRoman"/>
        <w:lvlText w:val="%6."/>
        <w:lvlJc w:val="right"/>
        <w:pPr>
          <w:ind w:left="2520" w:hanging="420"/>
        </w:pPr>
        <w:rPr>
          <w:rFonts w:hint="eastAsia"/>
        </w:rPr>
      </w:lvl>
    </w:lvlOverride>
    <w:lvlOverride w:ilvl="6">
      <w:lvl w:ilvl="6" w:tentative="1">
        <w:start w:val="1"/>
        <w:numFmt w:val="decimal"/>
        <w:lvlText w:val="%7."/>
        <w:lvlJc w:val="left"/>
        <w:pPr>
          <w:ind w:left="2940" w:hanging="420"/>
        </w:pPr>
        <w:rPr>
          <w:rFonts w:hint="eastAsia"/>
        </w:rPr>
      </w:lvl>
    </w:lvlOverride>
    <w:lvlOverride w:ilvl="7">
      <w:lvl w:ilvl="7" w:tentative="1">
        <w:start w:val="1"/>
        <w:numFmt w:val="lowerLetter"/>
        <w:lvlText w:val="%8)"/>
        <w:lvlJc w:val="left"/>
        <w:pPr>
          <w:ind w:left="3360" w:hanging="420"/>
        </w:pPr>
        <w:rPr>
          <w:rFonts w:hint="eastAsia"/>
        </w:rPr>
      </w:lvl>
    </w:lvlOverride>
    <w:lvlOverride w:ilvl="8">
      <w:lvl w:ilvl="8" w:tentative="1">
        <w:start w:val="1"/>
        <w:numFmt w:val="lowerRoman"/>
        <w:lvlText w:val="%9."/>
        <w:lvlJc w:val="right"/>
        <w:pPr>
          <w:ind w:left="3780" w:hanging="420"/>
        </w:pPr>
        <w:rPr>
          <w:rFonts w:hint="eastAsia"/>
        </w:rPr>
      </w:lvl>
    </w:lvlOverride>
  </w:num>
  <w:num w:numId="7" w16cid:durableId="533494210">
    <w:abstractNumId w:val="7"/>
  </w:num>
  <w:num w:numId="8" w16cid:durableId="1855148523">
    <w:abstractNumId w:val="19"/>
  </w:num>
  <w:num w:numId="9" w16cid:durableId="1846894457">
    <w:abstractNumId w:val="20"/>
  </w:num>
  <w:num w:numId="10" w16cid:durableId="203450341">
    <w:abstractNumId w:val="17"/>
  </w:num>
  <w:num w:numId="11" w16cid:durableId="1876382566">
    <w:abstractNumId w:val="0"/>
  </w:num>
  <w:num w:numId="12" w16cid:durableId="516892163">
    <w:abstractNumId w:val="21"/>
  </w:num>
  <w:num w:numId="13" w16cid:durableId="782920418">
    <w:abstractNumId w:val="10"/>
  </w:num>
  <w:num w:numId="14" w16cid:durableId="805507330">
    <w:abstractNumId w:val="13"/>
  </w:num>
  <w:num w:numId="15" w16cid:durableId="916717928">
    <w:abstractNumId w:val="8"/>
  </w:num>
  <w:num w:numId="16" w16cid:durableId="1943491958">
    <w:abstractNumId w:val="18"/>
  </w:num>
  <w:num w:numId="17" w16cid:durableId="156962246">
    <w:abstractNumId w:val="2"/>
  </w:num>
  <w:num w:numId="18" w16cid:durableId="1308437867">
    <w:abstractNumId w:val="4"/>
  </w:num>
  <w:num w:numId="19" w16cid:durableId="1159687415">
    <w:abstractNumId w:val="14"/>
  </w:num>
  <w:num w:numId="20" w16cid:durableId="1175609739">
    <w:abstractNumId w:val="1"/>
  </w:num>
  <w:num w:numId="21" w16cid:durableId="264384905">
    <w:abstractNumId w:val="16"/>
  </w:num>
  <w:num w:numId="22" w16cid:durableId="380253682">
    <w:abstractNumId w:val="3"/>
  </w:num>
  <w:num w:numId="23" w16cid:durableId="408967646">
    <w:abstractNumId w:val="9"/>
  </w:num>
  <w:num w:numId="24" w16cid:durableId="816147396">
    <w:abstractNumId w:val="23"/>
  </w:num>
  <w:num w:numId="25" w16cid:durableId="109466767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79717120">
    <w:abstractNumId w:val="12"/>
  </w:num>
  <w:num w:numId="27" w16cid:durableId="3416267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15="http://schemas.microsoft.com/office/word/2012/wordml">
  <w15:person w15:author="Claude">
    <w15:presenceInfo w15:providerId="None" w15:userId="Clau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trackRevision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cwMWE4MGNlYjg4MDE3M2MyOTE1N2ZiNTg0MTUzZjEifQ=="/>
  </w:docVars>
  <w:rsids>
    <w:rsidRoot w:val="00DA1D7A"/>
    <w:rsid w:val="97A325F3"/>
    <w:rsid w:val="B3D905BC"/>
    <w:rsid w:val="D6DFBAD0"/>
    <w:rsid w:val="DDF71BCF"/>
    <w:rsid w:val="DFC70E12"/>
    <w:rsid w:val="EEEF3E5C"/>
    <w:rsid w:val="FFF5FA8B"/>
    <w:rsid w:val="FFFFC9FC"/>
    <w:rsid w:val="00000402"/>
    <w:rsid w:val="00002D4E"/>
    <w:rsid w:val="00002FA4"/>
    <w:rsid w:val="0000607B"/>
    <w:rsid w:val="000141A9"/>
    <w:rsid w:val="00016545"/>
    <w:rsid w:val="00017DAC"/>
    <w:rsid w:val="00020D0D"/>
    <w:rsid w:val="000216C2"/>
    <w:rsid w:val="0002261D"/>
    <w:rsid w:val="00022C12"/>
    <w:rsid w:val="00023E95"/>
    <w:rsid w:val="00027247"/>
    <w:rsid w:val="00040385"/>
    <w:rsid w:val="00052189"/>
    <w:rsid w:val="00054B6B"/>
    <w:rsid w:val="000567D3"/>
    <w:rsid w:val="00061D36"/>
    <w:rsid w:val="0006380C"/>
    <w:rsid w:val="000706CA"/>
    <w:rsid w:val="000745AB"/>
    <w:rsid w:val="000823F2"/>
    <w:rsid w:val="00091284"/>
    <w:rsid w:val="00097378"/>
    <w:rsid w:val="000A0A4C"/>
    <w:rsid w:val="000A10FD"/>
    <w:rsid w:val="000A375A"/>
    <w:rsid w:val="000A696B"/>
    <w:rsid w:val="000A7444"/>
    <w:rsid w:val="000B349A"/>
    <w:rsid w:val="000B54A8"/>
    <w:rsid w:val="000B6DFB"/>
    <w:rsid w:val="000C44AE"/>
    <w:rsid w:val="000C48C6"/>
    <w:rsid w:val="000C7D84"/>
    <w:rsid w:val="000D5E8A"/>
    <w:rsid w:val="000E47F9"/>
    <w:rsid w:val="000E48E0"/>
    <w:rsid w:val="000F158E"/>
    <w:rsid w:val="000F356D"/>
    <w:rsid w:val="000F641F"/>
    <w:rsid w:val="00100281"/>
    <w:rsid w:val="0010262F"/>
    <w:rsid w:val="00103B95"/>
    <w:rsid w:val="0010574D"/>
    <w:rsid w:val="00105A92"/>
    <w:rsid w:val="00105F31"/>
    <w:rsid w:val="001064CC"/>
    <w:rsid w:val="00111A87"/>
    <w:rsid w:val="00112D8B"/>
    <w:rsid w:val="00140D84"/>
    <w:rsid w:val="00141096"/>
    <w:rsid w:val="0014221F"/>
    <w:rsid w:val="00146853"/>
    <w:rsid w:val="001469A7"/>
    <w:rsid w:val="001475B7"/>
    <w:rsid w:val="00147A1F"/>
    <w:rsid w:val="001512BF"/>
    <w:rsid w:val="00151E2E"/>
    <w:rsid w:val="00153356"/>
    <w:rsid w:val="001539E6"/>
    <w:rsid w:val="00154FBD"/>
    <w:rsid w:val="00156AE4"/>
    <w:rsid w:val="00163360"/>
    <w:rsid w:val="0017446A"/>
    <w:rsid w:val="0017610B"/>
    <w:rsid w:val="00177CE5"/>
    <w:rsid w:val="001824B2"/>
    <w:rsid w:val="0018346C"/>
    <w:rsid w:val="0018395D"/>
    <w:rsid w:val="00190F57"/>
    <w:rsid w:val="00196153"/>
    <w:rsid w:val="00197454"/>
    <w:rsid w:val="001A08BD"/>
    <w:rsid w:val="001A6B30"/>
    <w:rsid w:val="001B2BDC"/>
    <w:rsid w:val="001B32D0"/>
    <w:rsid w:val="001B38DC"/>
    <w:rsid w:val="001B3B84"/>
    <w:rsid w:val="001B4699"/>
    <w:rsid w:val="001B5085"/>
    <w:rsid w:val="001B5735"/>
    <w:rsid w:val="001C23E6"/>
    <w:rsid w:val="001C4E7D"/>
    <w:rsid w:val="001C59DE"/>
    <w:rsid w:val="001D213B"/>
    <w:rsid w:val="001D318A"/>
    <w:rsid w:val="001D65F4"/>
    <w:rsid w:val="001E014A"/>
    <w:rsid w:val="001E6756"/>
    <w:rsid w:val="001E7451"/>
    <w:rsid w:val="001F3746"/>
    <w:rsid w:val="001F7029"/>
    <w:rsid w:val="001F711A"/>
    <w:rsid w:val="001F7F5E"/>
    <w:rsid w:val="002036B8"/>
    <w:rsid w:val="0020371C"/>
    <w:rsid w:val="002039AF"/>
    <w:rsid w:val="00203A55"/>
    <w:rsid w:val="00204398"/>
    <w:rsid w:val="00210D5E"/>
    <w:rsid w:val="00215050"/>
    <w:rsid w:val="002177CF"/>
    <w:rsid w:val="00221898"/>
    <w:rsid w:val="00223DC0"/>
    <w:rsid w:val="00224C91"/>
    <w:rsid w:val="0023022D"/>
    <w:rsid w:val="00233F61"/>
    <w:rsid w:val="00235C37"/>
    <w:rsid w:val="00236B47"/>
    <w:rsid w:val="002370C2"/>
    <w:rsid w:val="00240510"/>
    <w:rsid w:val="0024308F"/>
    <w:rsid w:val="00243681"/>
    <w:rsid w:val="00243A32"/>
    <w:rsid w:val="002442C5"/>
    <w:rsid w:val="00251AFB"/>
    <w:rsid w:val="00253213"/>
    <w:rsid w:val="0025446A"/>
    <w:rsid w:val="00254D75"/>
    <w:rsid w:val="00261A13"/>
    <w:rsid w:val="0026793A"/>
    <w:rsid w:val="00270314"/>
    <w:rsid w:val="002703BC"/>
    <w:rsid w:val="002736B4"/>
    <w:rsid w:val="002842D2"/>
    <w:rsid w:val="00284598"/>
    <w:rsid w:val="00290C6C"/>
    <w:rsid w:val="002913DE"/>
    <w:rsid w:val="0029598B"/>
    <w:rsid w:val="002C09E0"/>
    <w:rsid w:val="002C28D1"/>
    <w:rsid w:val="002C6D13"/>
    <w:rsid w:val="002C7430"/>
    <w:rsid w:val="002D127E"/>
    <w:rsid w:val="002D2A9D"/>
    <w:rsid w:val="002D4839"/>
    <w:rsid w:val="002E00D6"/>
    <w:rsid w:val="002E14DD"/>
    <w:rsid w:val="002E160B"/>
    <w:rsid w:val="002E4C91"/>
    <w:rsid w:val="002F04F9"/>
    <w:rsid w:val="002F257B"/>
    <w:rsid w:val="002F358A"/>
    <w:rsid w:val="00302992"/>
    <w:rsid w:val="0031258B"/>
    <w:rsid w:val="0031563E"/>
    <w:rsid w:val="00315960"/>
    <w:rsid w:val="00322036"/>
    <w:rsid w:val="0032336F"/>
    <w:rsid w:val="0032486A"/>
    <w:rsid w:val="0032521D"/>
    <w:rsid w:val="003260AA"/>
    <w:rsid w:val="00326E90"/>
    <w:rsid w:val="00330D66"/>
    <w:rsid w:val="00333CA5"/>
    <w:rsid w:val="00347664"/>
    <w:rsid w:val="00350242"/>
    <w:rsid w:val="00354BAB"/>
    <w:rsid w:val="00355F4D"/>
    <w:rsid w:val="003605B9"/>
    <w:rsid w:val="00370128"/>
    <w:rsid w:val="00375A33"/>
    <w:rsid w:val="00380879"/>
    <w:rsid w:val="00383105"/>
    <w:rsid w:val="00383961"/>
    <w:rsid w:val="00384622"/>
    <w:rsid w:val="0038463C"/>
    <w:rsid w:val="0038515C"/>
    <w:rsid w:val="0038515D"/>
    <w:rsid w:val="00385A23"/>
    <w:rsid w:val="0039253D"/>
    <w:rsid w:val="00395DAA"/>
    <w:rsid w:val="00396C50"/>
    <w:rsid w:val="0039778B"/>
    <w:rsid w:val="003A74B9"/>
    <w:rsid w:val="003B1488"/>
    <w:rsid w:val="003B318F"/>
    <w:rsid w:val="003C6EEE"/>
    <w:rsid w:val="003C7385"/>
    <w:rsid w:val="003D0E6D"/>
    <w:rsid w:val="003D1310"/>
    <w:rsid w:val="003D160B"/>
    <w:rsid w:val="003D396A"/>
    <w:rsid w:val="003D5417"/>
    <w:rsid w:val="003D7326"/>
    <w:rsid w:val="003D7A3B"/>
    <w:rsid w:val="003E6F49"/>
    <w:rsid w:val="003F2DA3"/>
    <w:rsid w:val="003F3B4D"/>
    <w:rsid w:val="003F49F9"/>
    <w:rsid w:val="003F51DB"/>
    <w:rsid w:val="00402D23"/>
    <w:rsid w:val="004046EF"/>
    <w:rsid w:val="004158DB"/>
    <w:rsid w:val="00415ADD"/>
    <w:rsid w:val="00416095"/>
    <w:rsid w:val="00416F68"/>
    <w:rsid w:val="00420F28"/>
    <w:rsid w:val="00422482"/>
    <w:rsid w:val="00422812"/>
    <w:rsid w:val="00431458"/>
    <w:rsid w:val="00433894"/>
    <w:rsid w:val="0043629F"/>
    <w:rsid w:val="0043748E"/>
    <w:rsid w:val="00437FC4"/>
    <w:rsid w:val="004408CB"/>
    <w:rsid w:val="00441827"/>
    <w:rsid w:val="00442823"/>
    <w:rsid w:val="00442ECD"/>
    <w:rsid w:val="0044751B"/>
    <w:rsid w:val="00453113"/>
    <w:rsid w:val="00454244"/>
    <w:rsid w:val="004551EC"/>
    <w:rsid w:val="004609B8"/>
    <w:rsid w:val="00465E12"/>
    <w:rsid w:val="0047088A"/>
    <w:rsid w:val="004713FB"/>
    <w:rsid w:val="00472E40"/>
    <w:rsid w:val="004750C4"/>
    <w:rsid w:val="004753F1"/>
    <w:rsid w:val="004766B4"/>
    <w:rsid w:val="004772BA"/>
    <w:rsid w:val="004779DA"/>
    <w:rsid w:val="00485158"/>
    <w:rsid w:val="00485AD7"/>
    <w:rsid w:val="0049048B"/>
    <w:rsid w:val="0049060A"/>
    <w:rsid w:val="004929C6"/>
    <w:rsid w:val="00493C46"/>
    <w:rsid w:val="00494DA2"/>
    <w:rsid w:val="004A3D47"/>
    <w:rsid w:val="004A52D8"/>
    <w:rsid w:val="004A7533"/>
    <w:rsid w:val="004B05EB"/>
    <w:rsid w:val="004B5E6D"/>
    <w:rsid w:val="004B7EA3"/>
    <w:rsid w:val="004C104E"/>
    <w:rsid w:val="004C1B69"/>
    <w:rsid w:val="004C2E94"/>
    <w:rsid w:val="004C5B8E"/>
    <w:rsid w:val="004C69C2"/>
    <w:rsid w:val="004D6FCD"/>
    <w:rsid w:val="004E1C7C"/>
    <w:rsid w:val="004E4635"/>
    <w:rsid w:val="004E50B2"/>
    <w:rsid w:val="004E6253"/>
    <w:rsid w:val="004E6328"/>
    <w:rsid w:val="004F033B"/>
    <w:rsid w:val="004F1A3E"/>
    <w:rsid w:val="004F3656"/>
    <w:rsid w:val="00505E54"/>
    <w:rsid w:val="00510335"/>
    <w:rsid w:val="00517588"/>
    <w:rsid w:val="005217B3"/>
    <w:rsid w:val="00522A3F"/>
    <w:rsid w:val="0052656B"/>
    <w:rsid w:val="00527818"/>
    <w:rsid w:val="00530F07"/>
    <w:rsid w:val="00534AF4"/>
    <w:rsid w:val="00534C3C"/>
    <w:rsid w:val="00537A26"/>
    <w:rsid w:val="00540F0A"/>
    <w:rsid w:val="00541829"/>
    <w:rsid w:val="005431A4"/>
    <w:rsid w:val="005472B4"/>
    <w:rsid w:val="005502E0"/>
    <w:rsid w:val="00554C38"/>
    <w:rsid w:val="0055657D"/>
    <w:rsid w:val="005658F1"/>
    <w:rsid w:val="00570ADE"/>
    <w:rsid w:val="00571F9F"/>
    <w:rsid w:val="0058020F"/>
    <w:rsid w:val="00584130"/>
    <w:rsid w:val="00586A32"/>
    <w:rsid w:val="005879D0"/>
    <w:rsid w:val="005907BE"/>
    <w:rsid w:val="00594275"/>
    <w:rsid w:val="00597180"/>
    <w:rsid w:val="005A0408"/>
    <w:rsid w:val="005A37B0"/>
    <w:rsid w:val="005A3A63"/>
    <w:rsid w:val="005A737B"/>
    <w:rsid w:val="005B0B8E"/>
    <w:rsid w:val="005B14DF"/>
    <w:rsid w:val="005B174F"/>
    <w:rsid w:val="005B4EAC"/>
    <w:rsid w:val="005B7D1C"/>
    <w:rsid w:val="005B7D6C"/>
    <w:rsid w:val="005C169D"/>
    <w:rsid w:val="005C2725"/>
    <w:rsid w:val="005C3950"/>
    <w:rsid w:val="005C4257"/>
    <w:rsid w:val="005D014C"/>
    <w:rsid w:val="005D195B"/>
    <w:rsid w:val="005E18C8"/>
    <w:rsid w:val="005E6CE2"/>
    <w:rsid w:val="005F314F"/>
    <w:rsid w:val="005F3CE3"/>
    <w:rsid w:val="005F6EE6"/>
    <w:rsid w:val="00600235"/>
    <w:rsid w:val="006002F0"/>
    <w:rsid w:val="006010FD"/>
    <w:rsid w:val="00602EEF"/>
    <w:rsid w:val="006031FC"/>
    <w:rsid w:val="00605087"/>
    <w:rsid w:val="00605FDD"/>
    <w:rsid w:val="0060639F"/>
    <w:rsid w:val="00611BF4"/>
    <w:rsid w:val="00617E20"/>
    <w:rsid w:val="00620C0E"/>
    <w:rsid w:val="00621899"/>
    <w:rsid w:val="00622EEF"/>
    <w:rsid w:val="00623A71"/>
    <w:rsid w:val="00632279"/>
    <w:rsid w:val="00635AC1"/>
    <w:rsid w:val="006439AF"/>
    <w:rsid w:val="00644CCC"/>
    <w:rsid w:val="00660A64"/>
    <w:rsid w:val="00666A9C"/>
    <w:rsid w:val="006700DC"/>
    <w:rsid w:val="006703A9"/>
    <w:rsid w:val="00670973"/>
    <w:rsid w:val="006723DC"/>
    <w:rsid w:val="00676586"/>
    <w:rsid w:val="00676DFD"/>
    <w:rsid w:val="0068050B"/>
    <w:rsid w:val="006811ED"/>
    <w:rsid w:val="00682A2E"/>
    <w:rsid w:val="00690866"/>
    <w:rsid w:val="0069141D"/>
    <w:rsid w:val="006918A2"/>
    <w:rsid w:val="0069501A"/>
    <w:rsid w:val="00695328"/>
    <w:rsid w:val="00696336"/>
    <w:rsid w:val="006A1054"/>
    <w:rsid w:val="006A7176"/>
    <w:rsid w:val="006B190C"/>
    <w:rsid w:val="006B1B4E"/>
    <w:rsid w:val="006B695A"/>
    <w:rsid w:val="006B7D61"/>
    <w:rsid w:val="006C0D04"/>
    <w:rsid w:val="006C20DF"/>
    <w:rsid w:val="006D0332"/>
    <w:rsid w:val="006D5283"/>
    <w:rsid w:val="006D6668"/>
    <w:rsid w:val="006D66DF"/>
    <w:rsid w:val="006E3E70"/>
    <w:rsid w:val="006E4D4F"/>
    <w:rsid w:val="006E6524"/>
    <w:rsid w:val="006E7B22"/>
    <w:rsid w:val="006F365B"/>
    <w:rsid w:val="006F5565"/>
    <w:rsid w:val="006F7957"/>
    <w:rsid w:val="0070012E"/>
    <w:rsid w:val="00700717"/>
    <w:rsid w:val="00706BCE"/>
    <w:rsid w:val="00706EBD"/>
    <w:rsid w:val="00713405"/>
    <w:rsid w:val="0072456A"/>
    <w:rsid w:val="00726FEC"/>
    <w:rsid w:val="00731B93"/>
    <w:rsid w:val="007351F3"/>
    <w:rsid w:val="00741C25"/>
    <w:rsid w:val="0074220C"/>
    <w:rsid w:val="007433E8"/>
    <w:rsid w:val="00746577"/>
    <w:rsid w:val="00750751"/>
    <w:rsid w:val="00753C77"/>
    <w:rsid w:val="007540F3"/>
    <w:rsid w:val="007621F8"/>
    <w:rsid w:val="00780FE4"/>
    <w:rsid w:val="007814A2"/>
    <w:rsid w:val="00781A12"/>
    <w:rsid w:val="00782AAB"/>
    <w:rsid w:val="0078587D"/>
    <w:rsid w:val="00790B4A"/>
    <w:rsid w:val="00792D50"/>
    <w:rsid w:val="00796163"/>
    <w:rsid w:val="007977CD"/>
    <w:rsid w:val="007A29C3"/>
    <w:rsid w:val="007A4C3E"/>
    <w:rsid w:val="007B7BC5"/>
    <w:rsid w:val="007C4BFD"/>
    <w:rsid w:val="007D0286"/>
    <w:rsid w:val="007D3F69"/>
    <w:rsid w:val="007E2D9E"/>
    <w:rsid w:val="007E3161"/>
    <w:rsid w:val="007E5499"/>
    <w:rsid w:val="007E65E2"/>
    <w:rsid w:val="007F2D51"/>
    <w:rsid w:val="007F4040"/>
    <w:rsid w:val="00803B39"/>
    <w:rsid w:val="00803D20"/>
    <w:rsid w:val="008106AE"/>
    <w:rsid w:val="00812302"/>
    <w:rsid w:val="008139A8"/>
    <w:rsid w:val="00825C39"/>
    <w:rsid w:val="008330BF"/>
    <w:rsid w:val="00833780"/>
    <w:rsid w:val="00840C83"/>
    <w:rsid w:val="00841884"/>
    <w:rsid w:val="00845707"/>
    <w:rsid w:val="0085035D"/>
    <w:rsid w:val="00850EB3"/>
    <w:rsid w:val="008570DE"/>
    <w:rsid w:val="00860367"/>
    <w:rsid w:val="0086280E"/>
    <w:rsid w:val="00865485"/>
    <w:rsid w:val="00867C6E"/>
    <w:rsid w:val="00870A0F"/>
    <w:rsid w:val="00871930"/>
    <w:rsid w:val="00874712"/>
    <w:rsid w:val="00875D99"/>
    <w:rsid w:val="008807F6"/>
    <w:rsid w:val="00880DF6"/>
    <w:rsid w:val="00882593"/>
    <w:rsid w:val="00882CE2"/>
    <w:rsid w:val="008848FD"/>
    <w:rsid w:val="00884906"/>
    <w:rsid w:val="008852F7"/>
    <w:rsid w:val="008854C0"/>
    <w:rsid w:val="00885D58"/>
    <w:rsid w:val="00886738"/>
    <w:rsid w:val="0089105A"/>
    <w:rsid w:val="00894038"/>
    <w:rsid w:val="00895810"/>
    <w:rsid w:val="008971AB"/>
    <w:rsid w:val="00897E6A"/>
    <w:rsid w:val="008A1286"/>
    <w:rsid w:val="008A1D18"/>
    <w:rsid w:val="008A5CFA"/>
    <w:rsid w:val="008A6882"/>
    <w:rsid w:val="008B1FA8"/>
    <w:rsid w:val="008B7617"/>
    <w:rsid w:val="008B7E0E"/>
    <w:rsid w:val="008C0BBA"/>
    <w:rsid w:val="008C0E3C"/>
    <w:rsid w:val="008C190B"/>
    <w:rsid w:val="008C2BE8"/>
    <w:rsid w:val="008C33CD"/>
    <w:rsid w:val="008D0DE7"/>
    <w:rsid w:val="008D756F"/>
    <w:rsid w:val="008D759F"/>
    <w:rsid w:val="008E1457"/>
    <w:rsid w:val="008E1C4D"/>
    <w:rsid w:val="008E2674"/>
    <w:rsid w:val="008E3624"/>
    <w:rsid w:val="008E4D5B"/>
    <w:rsid w:val="008E68A1"/>
    <w:rsid w:val="009012E5"/>
    <w:rsid w:val="00901710"/>
    <w:rsid w:val="00903B2F"/>
    <w:rsid w:val="00916AFF"/>
    <w:rsid w:val="0092314F"/>
    <w:rsid w:val="00925E01"/>
    <w:rsid w:val="00931F49"/>
    <w:rsid w:val="0093211C"/>
    <w:rsid w:val="00942513"/>
    <w:rsid w:val="009425EB"/>
    <w:rsid w:val="00943524"/>
    <w:rsid w:val="009444B2"/>
    <w:rsid w:val="00951DA8"/>
    <w:rsid w:val="0095489C"/>
    <w:rsid w:val="009560B9"/>
    <w:rsid w:val="0096142F"/>
    <w:rsid w:val="009646BC"/>
    <w:rsid w:val="00964AB1"/>
    <w:rsid w:val="00965D7D"/>
    <w:rsid w:val="009663B8"/>
    <w:rsid w:val="00972BF8"/>
    <w:rsid w:val="00976459"/>
    <w:rsid w:val="00976B9C"/>
    <w:rsid w:val="00980BE8"/>
    <w:rsid w:val="00986385"/>
    <w:rsid w:val="009919A8"/>
    <w:rsid w:val="00996A49"/>
    <w:rsid w:val="00997BE4"/>
    <w:rsid w:val="009A08C1"/>
    <w:rsid w:val="009A1E9D"/>
    <w:rsid w:val="009A7BB9"/>
    <w:rsid w:val="009B311A"/>
    <w:rsid w:val="009B4A89"/>
    <w:rsid w:val="009B591B"/>
    <w:rsid w:val="009B62FA"/>
    <w:rsid w:val="009C11D9"/>
    <w:rsid w:val="009C3324"/>
    <w:rsid w:val="009D085F"/>
    <w:rsid w:val="009D1DE8"/>
    <w:rsid w:val="009D6AA0"/>
    <w:rsid w:val="009D736A"/>
    <w:rsid w:val="009E3E84"/>
    <w:rsid w:val="009F046B"/>
    <w:rsid w:val="009F0473"/>
    <w:rsid w:val="009F3213"/>
    <w:rsid w:val="009F4C11"/>
    <w:rsid w:val="009F6C25"/>
    <w:rsid w:val="00A00024"/>
    <w:rsid w:val="00A00115"/>
    <w:rsid w:val="00A0770D"/>
    <w:rsid w:val="00A10B2D"/>
    <w:rsid w:val="00A10C8A"/>
    <w:rsid w:val="00A11A29"/>
    <w:rsid w:val="00A11FAA"/>
    <w:rsid w:val="00A15F6C"/>
    <w:rsid w:val="00A162AB"/>
    <w:rsid w:val="00A2161A"/>
    <w:rsid w:val="00A242CB"/>
    <w:rsid w:val="00A24E4D"/>
    <w:rsid w:val="00A3266A"/>
    <w:rsid w:val="00A330EB"/>
    <w:rsid w:val="00A33BF8"/>
    <w:rsid w:val="00A34D0C"/>
    <w:rsid w:val="00A356EB"/>
    <w:rsid w:val="00A35EC7"/>
    <w:rsid w:val="00A4334A"/>
    <w:rsid w:val="00A43AB7"/>
    <w:rsid w:val="00A44157"/>
    <w:rsid w:val="00A50A89"/>
    <w:rsid w:val="00A5641D"/>
    <w:rsid w:val="00A61D4D"/>
    <w:rsid w:val="00A63D6D"/>
    <w:rsid w:val="00A74C0A"/>
    <w:rsid w:val="00A817FE"/>
    <w:rsid w:val="00A831D3"/>
    <w:rsid w:val="00A8553A"/>
    <w:rsid w:val="00A91B95"/>
    <w:rsid w:val="00A92855"/>
    <w:rsid w:val="00A93579"/>
    <w:rsid w:val="00A93772"/>
    <w:rsid w:val="00A93C29"/>
    <w:rsid w:val="00A95315"/>
    <w:rsid w:val="00AA0D19"/>
    <w:rsid w:val="00AA3553"/>
    <w:rsid w:val="00AA372E"/>
    <w:rsid w:val="00AA6DB8"/>
    <w:rsid w:val="00AB0846"/>
    <w:rsid w:val="00AB36EA"/>
    <w:rsid w:val="00AB599F"/>
    <w:rsid w:val="00AB5DE9"/>
    <w:rsid w:val="00AC1D26"/>
    <w:rsid w:val="00AC3E54"/>
    <w:rsid w:val="00AD24D1"/>
    <w:rsid w:val="00AD34E3"/>
    <w:rsid w:val="00AD410F"/>
    <w:rsid w:val="00AD531A"/>
    <w:rsid w:val="00AD58D9"/>
    <w:rsid w:val="00AD5993"/>
    <w:rsid w:val="00AE0200"/>
    <w:rsid w:val="00AE0F36"/>
    <w:rsid w:val="00AE532B"/>
    <w:rsid w:val="00AF2807"/>
    <w:rsid w:val="00AF56D7"/>
    <w:rsid w:val="00AF7EB7"/>
    <w:rsid w:val="00B00FE1"/>
    <w:rsid w:val="00B013ED"/>
    <w:rsid w:val="00B04207"/>
    <w:rsid w:val="00B1363C"/>
    <w:rsid w:val="00B13EAB"/>
    <w:rsid w:val="00B14B0B"/>
    <w:rsid w:val="00B153B0"/>
    <w:rsid w:val="00B231EC"/>
    <w:rsid w:val="00B34E23"/>
    <w:rsid w:val="00B3542A"/>
    <w:rsid w:val="00B41002"/>
    <w:rsid w:val="00B56425"/>
    <w:rsid w:val="00B7481C"/>
    <w:rsid w:val="00B76639"/>
    <w:rsid w:val="00B81EDA"/>
    <w:rsid w:val="00B833B2"/>
    <w:rsid w:val="00B8382E"/>
    <w:rsid w:val="00B858AB"/>
    <w:rsid w:val="00B94EFF"/>
    <w:rsid w:val="00B96D1C"/>
    <w:rsid w:val="00BA116D"/>
    <w:rsid w:val="00BA1AD9"/>
    <w:rsid w:val="00BA44EC"/>
    <w:rsid w:val="00BB7017"/>
    <w:rsid w:val="00BC3DD7"/>
    <w:rsid w:val="00BD454B"/>
    <w:rsid w:val="00BD57FC"/>
    <w:rsid w:val="00BE1AAF"/>
    <w:rsid w:val="00BE4194"/>
    <w:rsid w:val="00BE433A"/>
    <w:rsid w:val="00BE78AE"/>
    <w:rsid w:val="00C02520"/>
    <w:rsid w:val="00C15AEE"/>
    <w:rsid w:val="00C20D0F"/>
    <w:rsid w:val="00C216A7"/>
    <w:rsid w:val="00C219B5"/>
    <w:rsid w:val="00C2206D"/>
    <w:rsid w:val="00C258FF"/>
    <w:rsid w:val="00C2750B"/>
    <w:rsid w:val="00C41C34"/>
    <w:rsid w:val="00C441C3"/>
    <w:rsid w:val="00C450EA"/>
    <w:rsid w:val="00C45C70"/>
    <w:rsid w:val="00C50794"/>
    <w:rsid w:val="00C51A3F"/>
    <w:rsid w:val="00C530D3"/>
    <w:rsid w:val="00C53E19"/>
    <w:rsid w:val="00C54F05"/>
    <w:rsid w:val="00C626AE"/>
    <w:rsid w:val="00C6507A"/>
    <w:rsid w:val="00C70F6C"/>
    <w:rsid w:val="00C713AA"/>
    <w:rsid w:val="00C71F91"/>
    <w:rsid w:val="00C72E7F"/>
    <w:rsid w:val="00C73009"/>
    <w:rsid w:val="00C73D61"/>
    <w:rsid w:val="00C74F2B"/>
    <w:rsid w:val="00C75429"/>
    <w:rsid w:val="00C83BC9"/>
    <w:rsid w:val="00C85147"/>
    <w:rsid w:val="00C8750E"/>
    <w:rsid w:val="00C87ABC"/>
    <w:rsid w:val="00C92427"/>
    <w:rsid w:val="00C94AF6"/>
    <w:rsid w:val="00C95A0B"/>
    <w:rsid w:val="00CA1D4F"/>
    <w:rsid w:val="00CB2148"/>
    <w:rsid w:val="00CB4FB6"/>
    <w:rsid w:val="00CC298D"/>
    <w:rsid w:val="00CC468F"/>
    <w:rsid w:val="00CC6046"/>
    <w:rsid w:val="00CC71D9"/>
    <w:rsid w:val="00CD0867"/>
    <w:rsid w:val="00CD1FC3"/>
    <w:rsid w:val="00CD27D6"/>
    <w:rsid w:val="00CD2DD5"/>
    <w:rsid w:val="00CD461C"/>
    <w:rsid w:val="00CD482B"/>
    <w:rsid w:val="00CD63F5"/>
    <w:rsid w:val="00CE1BAF"/>
    <w:rsid w:val="00CE4BB5"/>
    <w:rsid w:val="00CE7C75"/>
    <w:rsid w:val="00CF0880"/>
    <w:rsid w:val="00CF5799"/>
    <w:rsid w:val="00CF67C3"/>
    <w:rsid w:val="00D00723"/>
    <w:rsid w:val="00D02363"/>
    <w:rsid w:val="00D0360B"/>
    <w:rsid w:val="00D06CDE"/>
    <w:rsid w:val="00D076D7"/>
    <w:rsid w:val="00D07A12"/>
    <w:rsid w:val="00D07A30"/>
    <w:rsid w:val="00D1298D"/>
    <w:rsid w:val="00D149F3"/>
    <w:rsid w:val="00D16333"/>
    <w:rsid w:val="00D16A1D"/>
    <w:rsid w:val="00D171A4"/>
    <w:rsid w:val="00D17762"/>
    <w:rsid w:val="00D20BED"/>
    <w:rsid w:val="00D22B31"/>
    <w:rsid w:val="00D23717"/>
    <w:rsid w:val="00D271A1"/>
    <w:rsid w:val="00D309A1"/>
    <w:rsid w:val="00D30E42"/>
    <w:rsid w:val="00D3152A"/>
    <w:rsid w:val="00D3349D"/>
    <w:rsid w:val="00D36010"/>
    <w:rsid w:val="00D377EE"/>
    <w:rsid w:val="00D42684"/>
    <w:rsid w:val="00D45D6B"/>
    <w:rsid w:val="00D46B48"/>
    <w:rsid w:val="00D50483"/>
    <w:rsid w:val="00D56684"/>
    <w:rsid w:val="00D57B91"/>
    <w:rsid w:val="00D6061A"/>
    <w:rsid w:val="00D60772"/>
    <w:rsid w:val="00D627C8"/>
    <w:rsid w:val="00D630CE"/>
    <w:rsid w:val="00D65B1E"/>
    <w:rsid w:val="00D66648"/>
    <w:rsid w:val="00D7122D"/>
    <w:rsid w:val="00D7277B"/>
    <w:rsid w:val="00D73900"/>
    <w:rsid w:val="00D74F71"/>
    <w:rsid w:val="00D80783"/>
    <w:rsid w:val="00D81326"/>
    <w:rsid w:val="00D819FD"/>
    <w:rsid w:val="00D82DA6"/>
    <w:rsid w:val="00D833C1"/>
    <w:rsid w:val="00D83A0F"/>
    <w:rsid w:val="00D85326"/>
    <w:rsid w:val="00D85B4E"/>
    <w:rsid w:val="00D95342"/>
    <w:rsid w:val="00DA1D7A"/>
    <w:rsid w:val="00DA57CF"/>
    <w:rsid w:val="00DA5BDD"/>
    <w:rsid w:val="00DA5BEF"/>
    <w:rsid w:val="00DA6495"/>
    <w:rsid w:val="00DA6821"/>
    <w:rsid w:val="00DB5699"/>
    <w:rsid w:val="00DD2274"/>
    <w:rsid w:val="00DD29F6"/>
    <w:rsid w:val="00DD3233"/>
    <w:rsid w:val="00DD3D0E"/>
    <w:rsid w:val="00DE0564"/>
    <w:rsid w:val="00DE0B25"/>
    <w:rsid w:val="00DF07D7"/>
    <w:rsid w:val="00DF4EAC"/>
    <w:rsid w:val="00DF51B4"/>
    <w:rsid w:val="00DF705C"/>
    <w:rsid w:val="00E06E0A"/>
    <w:rsid w:val="00E10D6D"/>
    <w:rsid w:val="00E1560E"/>
    <w:rsid w:val="00E2336F"/>
    <w:rsid w:val="00E2679D"/>
    <w:rsid w:val="00E330AC"/>
    <w:rsid w:val="00E37B62"/>
    <w:rsid w:val="00E37DEE"/>
    <w:rsid w:val="00E405B3"/>
    <w:rsid w:val="00E40725"/>
    <w:rsid w:val="00E415E3"/>
    <w:rsid w:val="00E465CC"/>
    <w:rsid w:val="00E47E19"/>
    <w:rsid w:val="00E50A25"/>
    <w:rsid w:val="00E538F1"/>
    <w:rsid w:val="00E54A47"/>
    <w:rsid w:val="00E60890"/>
    <w:rsid w:val="00E644BA"/>
    <w:rsid w:val="00E762FA"/>
    <w:rsid w:val="00E76545"/>
    <w:rsid w:val="00E7687E"/>
    <w:rsid w:val="00E843EE"/>
    <w:rsid w:val="00E857A1"/>
    <w:rsid w:val="00E86543"/>
    <w:rsid w:val="00E91BE9"/>
    <w:rsid w:val="00E971A1"/>
    <w:rsid w:val="00EA25C4"/>
    <w:rsid w:val="00EB036F"/>
    <w:rsid w:val="00EB187A"/>
    <w:rsid w:val="00EB2597"/>
    <w:rsid w:val="00EB4FFD"/>
    <w:rsid w:val="00EB75DE"/>
    <w:rsid w:val="00EB7D76"/>
    <w:rsid w:val="00EC4339"/>
    <w:rsid w:val="00ED3406"/>
    <w:rsid w:val="00ED3A89"/>
    <w:rsid w:val="00ED575C"/>
    <w:rsid w:val="00EE3252"/>
    <w:rsid w:val="00EE7000"/>
    <w:rsid w:val="00EE7784"/>
    <w:rsid w:val="00EF14D4"/>
    <w:rsid w:val="00EF26BF"/>
    <w:rsid w:val="00EF3EB0"/>
    <w:rsid w:val="00EF4BA8"/>
    <w:rsid w:val="00EF5A1C"/>
    <w:rsid w:val="00EF7E17"/>
    <w:rsid w:val="00F06304"/>
    <w:rsid w:val="00F0727E"/>
    <w:rsid w:val="00F15329"/>
    <w:rsid w:val="00F16C8B"/>
    <w:rsid w:val="00F20332"/>
    <w:rsid w:val="00F2251A"/>
    <w:rsid w:val="00F22633"/>
    <w:rsid w:val="00F23BF0"/>
    <w:rsid w:val="00F257DE"/>
    <w:rsid w:val="00F279C6"/>
    <w:rsid w:val="00F30730"/>
    <w:rsid w:val="00F31E74"/>
    <w:rsid w:val="00F33E0B"/>
    <w:rsid w:val="00F3421E"/>
    <w:rsid w:val="00F40071"/>
    <w:rsid w:val="00F40882"/>
    <w:rsid w:val="00F44F72"/>
    <w:rsid w:val="00F47376"/>
    <w:rsid w:val="00F504D9"/>
    <w:rsid w:val="00F50785"/>
    <w:rsid w:val="00F52A45"/>
    <w:rsid w:val="00F53CE4"/>
    <w:rsid w:val="00F555E7"/>
    <w:rsid w:val="00F61201"/>
    <w:rsid w:val="00F62D27"/>
    <w:rsid w:val="00F63758"/>
    <w:rsid w:val="00F67B05"/>
    <w:rsid w:val="00F7728D"/>
    <w:rsid w:val="00F775E3"/>
    <w:rsid w:val="00F77811"/>
    <w:rsid w:val="00F8053C"/>
    <w:rsid w:val="00F841C4"/>
    <w:rsid w:val="00F841D2"/>
    <w:rsid w:val="00F85170"/>
    <w:rsid w:val="00F86E4E"/>
    <w:rsid w:val="00F90A39"/>
    <w:rsid w:val="00F93517"/>
    <w:rsid w:val="00F9566A"/>
    <w:rsid w:val="00F97E2A"/>
    <w:rsid w:val="00FA24CA"/>
    <w:rsid w:val="00FA488C"/>
    <w:rsid w:val="00FA58CA"/>
    <w:rsid w:val="00FA6686"/>
    <w:rsid w:val="00FB6823"/>
    <w:rsid w:val="00FC5EDC"/>
    <w:rsid w:val="00FD0885"/>
    <w:rsid w:val="00FD272D"/>
    <w:rsid w:val="00FD50FF"/>
    <w:rsid w:val="00FE2D17"/>
    <w:rsid w:val="00FE4B54"/>
    <w:rsid w:val="00FE5BC4"/>
    <w:rsid w:val="00FF06A5"/>
    <w:rsid w:val="00FF5C93"/>
    <w:rsid w:val="00FF6EFF"/>
    <w:rsid w:val="00FF723A"/>
    <w:rsid w:val="01E31BCF"/>
    <w:rsid w:val="01E95D9D"/>
    <w:rsid w:val="023B57CA"/>
    <w:rsid w:val="04021C0C"/>
    <w:rsid w:val="05C21953"/>
    <w:rsid w:val="06B75764"/>
    <w:rsid w:val="06C4094E"/>
    <w:rsid w:val="082E4AD1"/>
    <w:rsid w:val="088703FE"/>
    <w:rsid w:val="08E87EE2"/>
    <w:rsid w:val="09B84D8F"/>
    <w:rsid w:val="0B052F0A"/>
    <w:rsid w:val="0CC67DFF"/>
    <w:rsid w:val="10D03B04"/>
    <w:rsid w:val="11263CBC"/>
    <w:rsid w:val="112C2418"/>
    <w:rsid w:val="11B5320E"/>
    <w:rsid w:val="12C935DF"/>
    <w:rsid w:val="15DC4849"/>
    <w:rsid w:val="18B63ADF"/>
    <w:rsid w:val="18F47D1B"/>
    <w:rsid w:val="1903162F"/>
    <w:rsid w:val="19090B18"/>
    <w:rsid w:val="19CB41C8"/>
    <w:rsid w:val="19DC7F87"/>
    <w:rsid w:val="1C6E07FF"/>
    <w:rsid w:val="1C9E39CE"/>
    <w:rsid w:val="1CCE1DC2"/>
    <w:rsid w:val="1D8166AE"/>
    <w:rsid w:val="1D97509A"/>
    <w:rsid w:val="1DA45040"/>
    <w:rsid w:val="1DBF7E57"/>
    <w:rsid w:val="1DE5249C"/>
    <w:rsid w:val="1EA11F99"/>
    <w:rsid w:val="1EA84173"/>
    <w:rsid w:val="1ECD52B4"/>
    <w:rsid w:val="217E04AA"/>
    <w:rsid w:val="244F0833"/>
    <w:rsid w:val="248A484A"/>
    <w:rsid w:val="24FB1C18"/>
    <w:rsid w:val="25C80D40"/>
    <w:rsid w:val="288C3CFA"/>
    <w:rsid w:val="294A5755"/>
    <w:rsid w:val="295C7475"/>
    <w:rsid w:val="2A2A4FD4"/>
    <w:rsid w:val="2BBB3FE8"/>
    <w:rsid w:val="2C89676B"/>
    <w:rsid w:val="2DBD60F5"/>
    <w:rsid w:val="2E0E54B5"/>
    <w:rsid w:val="2E30282A"/>
    <w:rsid w:val="2EAD2CC3"/>
    <w:rsid w:val="2FF17ED0"/>
    <w:rsid w:val="313803F6"/>
    <w:rsid w:val="326018E5"/>
    <w:rsid w:val="32F521DD"/>
    <w:rsid w:val="33107404"/>
    <w:rsid w:val="363637B6"/>
    <w:rsid w:val="365E5848"/>
    <w:rsid w:val="378873A4"/>
    <w:rsid w:val="37E421FB"/>
    <w:rsid w:val="39490A0D"/>
    <w:rsid w:val="39940704"/>
    <w:rsid w:val="39C936D9"/>
    <w:rsid w:val="39FD8BF7"/>
    <w:rsid w:val="3AE41947"/>
    <w:rsid w:val="3BAFE803"/>
    <w:rsid w:val="3C1C4607"/>
    <w:rsid w:val="3E7A4EDF"/>
    <w:rsid w:val="42520724"/>
    <w:rsid w:val="43C4608B"/>
    <w:rsid w:val="45B61FF2"/>
    <w:rsid w:val="465D0153"/>
    <w:rsid w:val="471C47BB"/>
    <w:rsid w:val="480E5E53"/>
    <w:rsid w:val="4ACC646C"/>
    <w:rsid w:val="4AF2477C"/>
    <w:rsid w:val="4C93202C"/>
    <w:rsid w:val="4E080228"/>
    <w:rsid w:val="4E5124C5"/>
    <w:rsid w:val="4E70240E"/>
    <w:rsid w:val="4EC75144"/>
    <w:rsid w:val="4F753B38"/>
    <w:rsid w:val="4F76443E"/>
    <w:rsid w:val="4F882FFD"/>
    <w:rsid w:val="50750210"/>
    <w:rsid w:val="51097E46"/>
    <w:rsid w:val="512E286A"/>
    <w:rsid w:val="51DA4539"/>
    <w:rsid w:val="52BE73ED"/>
    <w:rsid w:val="53F9A8FC"/>
    <w:rsid w:val="54676377"/>
    <w:rsid w:val="55AD4968"/>
    <w:rsid w:val="576A45AB"/>
    <w:rsid w:val="58061625"/>
    <w:rsid w:val="588A53DE"/>
    <w:rsid w:val="596919DD"/>
    <w:rsid w:val="5AF20F72"/>
    <w:rsid w:val="5B82717D"/>
    <w:rsid w:val="5C9C3FF9"/>
    <w:rsid w:val="5DBE23EC"/>
    <w:rsid w:val="5DC76949"/>
    <w:rsid w:val="5E6D625B"/>
    <w:rsid w:val="5E756FFA"/>
    <w:rsid w:val="5F4452BB"/>
    <w:rsid w:val="5F827CCF"/>
    <w:rsid w:val="5FB67523"/>
    <w:rsid w:val="6123410B"/>
    <w:rsid w:val="61265F62"/>
    <w:rsid w:val="61F44A11"/>
    <w:rsid w:val="63691678"/>
    <w:rsid w:val="63D80928"/>
    <w:rsid w:val="64067271"/>
    <w:rsid w:val="64901DCD"/>
    <w:rsid w:val="65D82907"/>
    <w:rsid w:val="665902BB"/>
    <w:rsid w:val="676937F5"/>
    <w:rsid w:val="6AF41F61"/>
    <w:rsid w:val="6BFF651F"/>
    <w:rsid w:val="6CBB0834"/>
    <w:rsid w:val="6CE9368F"/>
    <w:rsid w:val="6D8008D5"/>
    <w:rsid w:val="6DD20709"/>
    <w:rsid w:val="6DE140B8"/>
    <w:rsid w:val="6F0E0F50"/>
    <w:rsid w:val="6FF05945"/>
    <w:rsid w:val="70E57FA7"/>
    <w:rsid w:val="70E827C3"/>
    <w:rsid w:val="7236216F"/>
    <w:rsid w:val="7378108E"/>
    <w:rsid w:val="748850DD"/>
    <w:rsid w:val="74E93815"/>
    <w:rsid w:val="74F00DAF"/>
    <w:rsid w:val="750C70C4"/>
    <w:rsid w:val="7525201F"/>
    <w:rsid w:val="754D25B3"/>
    <w:rsid w:val="75AD41D1"/>
    <w:rsid w:val="761056B3"/>
    <w:rsid w:val="762F3ACD"/>
    <w:rsid w:val="765C1B22"/>
    <w:rsid w:val="77DB3891"/>
    <w:rsid w:val="78472237"/>
    <w:rsid w:val="78861EAB"/>
    <w:rsid w:val="79410E38"/>
    <w:rsid w:val="799423D5"/>
    <w:rsid w:val="7BFD8613"/>
    <w:rsid w:val="7C3578FB"/>
    <w:rsid w:val="7C8F089C"/>
    <w:rsid w:val="7ED70D2E"/>
    <w:rsid w:val="7F25705D"/>
    <w:rsid w:val="D4EB1068"/>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15FAB0A1"/>
  <w15:docId w15:val="{970FD0C9-75B7-334D-8425-7F3312148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jc w:val="both"/>
    </w:pPr>
    <w:rPr>
      <w:rFonts w:asciiTheme="minorHAnsi" w:eastAsiaTheme="minorEastAsia" w:hAnsiTheme="minorHAnsi" w:cstheme="minorBidi"/>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uiPriority w:val="99"/>
    <w:unhideWhenUsed/>
    <w:qFormat/>
    <w:pPr>
      <w:spacing w:after="120"/>
    </w:pPr>
  </w:style>
  <w:style w:type="paragraph" w:styleId="a4">
    <w:name w:val="annotation text"/>
    <w:basedOn w:val="a"/>
    <w:link w:val="a5"/>
    <w:uiPriority w:val="99"/>
    <w:unhideWhenUsed/>
    <w:qFormat/>
    <w:pPr>
      <w:jc w:val="left"/>
    </w:pPr>
  </w:style>
  <w:style w:type="paragraph" w:styleId="a6">
    <w:name w:val="Body Text Indent"/>
    <w:basedOn w:val="a"/>
    <w:link w:val="a7"/>
    <w:uiPriority w:val="99"/>
    <w:semiHidden/>
    <w:unhideWhenUsed/>
    <w:qFormat/>
    <w:pPr>
      <w:spacing w:after="120"/>
      <w:ind w:leftChars="200" w:left="420"/>
    </w:pPr>
  </w:style>
  <w:style w:type="paragraph" w:styleId="a8">
    <w:name w:val="Balloon Text"/>
    <w:basedOn w:val="a"/>
    <w:link w:val="a9"/>
    <w:uiPriority w:val="99"/>
    <w:unhideWhenUsed/>
    <w:qFormat/>
    <w:rPr>
      <w:sz w:val="18"/>
      <w:szCs w:val="18"/>
    </w:rPr>
  </w:style>
  <w:style w:type="paragraph" w:styleId="aa">
    <w:name w:val="footer"/>
    <w:basedOn w:val="a"/>
    <w:link w:val="ab"/>
    <w:uiPriority w:val="99"/>
    <w:unhideWhenUsed/>
    <w:qFormat/>
    <w:pPr>
      <w:tabs>
        <w:tab w:val="center" w:pos="4153"/>
        <w:tab w:val="right" w:pos="8306"/>
      </w:tabs>
      <w:snapToGrid w:val="0"/>
      <w:jc w:val="left"/>
    </w:pPr>
    <w:rPr>
      <w:sz w:val="18"/>
      <w:szCs w:val="18"/>
    </w:rPr>
  </w:style>
  <w:style w:type="paragraph" w:styleId="ac">
    <w:name w:val="header"/>
    <w:basedOn w:val="a"/>
    <w:link w:val="ad"/>
    <w:uiPriority w:val="99"/>
    <w:unhideWhenUsed/>
    <w:qFormat/>
    <w:pPr>
      <w:pBdr>
        <w:bottom w:val="single" w:sz="6" w:space="1" w:color="auto"/>
      </w:pBdr>
      <w:tabs>
        <w:tab w:val="center" w:pos="4153"/>
        <w:tab w:val="right" w:pos="8306"/>
      </w:tabs>
      <w:snapToGrid w:val="0"/>
      <w:jc w:val="center"/>
    </w:pPr>
    <w:rPr>
      <w:sz w:val="18"/>
      <w:szCs w:val="18"/>
    </w:rPr>
  </w:style>
  <w:style w:type="paragraph" w:styleId="ae">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f">
    <w:name w:val="Title"/>
    <w:basedOn w:val="a"/>
    <w:next w:val="a"/>
    <w:link w:val="af0"/>
    <w:qFormat/>
    <w:pPr>
      <w:spacing w:before="240" w:after="60"/>
      <w:jc w:val="center"/>
      <w:outlineLvl w:val="0"/>
    </w:pPr>
    <w:rPr>
      <w:rFonts w:asciiTheme="majorHAnsi" w:eastAsia="宋体" w:hAnsiTheme="majorHAnsi" w:cstheme="majorBidi"/>
      <w:b/>
      <w:bCs/>
      <w:sz w:val="32"/>
      <w:szCs w:val="32"/>
    </w:rPr>
  </w:style>
  <w:style w:type="paragraph" w:styleId="af1">
    <w:name w:val="annotation subject"/>
    <w:basedOn w:val="a4"/>
    <w:next w:val="a4"/>
    <w:link w:val="af2"/>
    <w:uiPriority w:val="99"/>
    <w:unhideWhenUsed/>
    <w:qFormat/>
    <w:rPr>
      <w:b/>
      <w:bCs/>
    </w:rPr>
  </w:style>
  <w:style w:type="table" w:styleId="af3">
    <w:name w:val="Table Grid"/>
    <w:basedOn w:val="a2"/>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basedOn w:val="a1"/>
    <w:uiPriority w:val="22"/>
    <w:qFormat/>
    <w:rPr>
      <w:b/>
      <w:bCs/>
    </w:rPr>
  </w:style>
  <w:style w:type="character" w:styleId="af5">
    <w:name w:val="Hyperlink"/>
    <w:basedOn w:val="a1"/>
    <w:uiPriority w:val="99"/>
    <w:unhideWhenUsed/>
    <w:qFormat/>
    <w:rPr>
      <w:color w:val="0563C1" w:themeColor="hyperlink"/>
      <w:u w:val="single"/>
    </w:rPr>
  </w:style>
  <w:style w:type="character" w:styleId="af6">
    <w:name w:val="annotation reference"/>
    <w:basedOn w:val="a1"/>
    <w:uiPriority w:val="99"/>
    <w:unhideWhenUsed/>
    <w:qFormat/>
    <w:rPr>
      <w:sz w:val="21"/>
      <w:szCs w:val="21"/>
    </w:rPr>
  </w:style>
  <w:style w:type="character" w:customStyle="1" w:styleId="ad">
    <w:name w:val="页眉 字符"/>
    <w:basedOn w:val="a1"/>
    <w:link w:val="ac"/>
    <w:uiPriority w:val="99"/>
    <w:qFormat/>
    <w:rPr>
      <w:sz w:val="18"/>
      <w:szCs w:val="18"/>
    </w:rPr>
  </w:style>
  <w:style w:type="character" w:customStyle="1" w:styleId="ab">
    <w:name w:val="页脚 字符"/>
    <w:basedOn w:val="a1"/>
    <w:link w:val="aa"/>
    <w:uiPriority w:val="99"/>
    <w:qFormat/>
    <w:rPr>
      <w:sz w:val="18"/>
      <w:szCs w:val="18"/>
    </w:rPr>
  </w:style>
  <w:style w:type="paragraph" w:customStyle="1" w:styleId="1">
    <w:name w:val="列出段落1"/>
    <w:basedOn w:val="a"/>
    <w:uiPriority w:val="34"/>
    <w:qFormat/>
    <w:pPr>
      <w:ind w:firstLineChars="200" w:firstLine="420"/>
    </w:pPr>
  </w:style>
  <w:style w:type="character" w:customStyle="1" w:styleId="a5">
    <w:name w:val="批注文字 字符"/>
    <w:basedOn w:val="a1"/>
    <w:link w:val="a4"/>
    <w:uiPriority w:val="99"/>
    <w:semiHidden/>
    <w:qFormat/>
  </w:style>
  <w:style w:type="character" w:customStyle="1" w:styleId="af2">
    <w:name w:val="批注主题 字符"/>
    <w:basedOn w:val="a5"/>
    <w:link w:val="af1"/>
    <w:uiPriority w:val="99"/>
    <w:semiHidden/>
    <w:qFormat/>
    <w:rPr>
      <w:b/>
      <w:bCs/>
    </w:rPr>
  </w:style>
  <w:style w:type="character" w:customStyle="1" w:styleId="a9">
    <w:name w:val="批注框文本 字符"/>
    <w:basedOn w:val="a1"/>
    <w:link w:val="a8"/>
    <w:uiPriority w:val="99"/>
    <w:semiHidden/>
    <w:qFormat/>
    <w:rPr>
      <w:sz w:val="18"/>
      <w:szCs w:val="18"/>
    </w:rPr>
  </w:style>
  <w:style w:type="paragraph" w:customStyle="1" w:styleId="news">
    <w:name w:val="news"/>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3">
    <w:name w:val="列出段落3"/>
    <w:basedOn w:val="a"/>
    <w:uiPriority w:val="99"/>
    <w:qFormat/>
    <w:pPr>
      <w:ind w:firstLineChars="200" w:firstLine="420"/>
    </w:pPr>
    <w:rPr>
      <w:szCs w:val="24"/>
    </w:rPr>
  </w:style>
  <w:style w:type="paragraph" w:customStyle="1" w:styleId="21">
    <w:name w:val="列出段落2"/>
    <w:basedOn w:val="a"/>
    <w:uiPriority w:val="99"/>
    <w:qFormat/>
    <w:pPr>
      <w:ind w:firstLineChars="200" w:firstLine="420"/>
    </w:pPr>
  </w:style>
  <w:style w:type="character" w:customStyle="1" w:styleId="a7">
    <w:name w:val="正文文本缩进 字符"/>
    <w:basedOn w:val="a1"/>
    <w:link w:val="a6"/>
    <w:uiPriority w:val="99"/>
    <w:semiHidden/>
    <w:qFormat/>
    <w:rPr>
      <w:kern w:val="2"/>
      <w:sz w:val="21"/>
      <w:szCs w:val="22"/>
    </w:rPr>
  </w:style>
  <w:style w:type="table" w:customStyle="1" w:styleId="TableNormal">
    <w:name w:val="Table Normal"/>
    <w:semiHidden/>
    <w:unhideWhenUsed/>
    <w:qFormat/>
    <w:tblPr>
      <w:tblCellMar>
        <w:top w:w="0" w:type="dxa"/>
        <w:left w:w="0" w:type="dxa"/>
        <w:bottom w:w="0" w:type="dxa"/>
        <w:right w:w="0" w:type="dxa"/>
      </w:tblCellMar>
    </w:tblPr>
  </w:style>
  <w:style w:type="character" w:customStyle="1" w:styleId="20">
    <w:name w:val="标题 2 字符"/>
    <w:basedOn w:val="a1"/>
    <w:link w:val="2"/>
    <w:uiPriority w:val="9"/>
    <w:qFormat/>
    <w:rPr>
      <w:rFonts w:asciiTheme="majorHAnsi" w:eastAsiaTheme="majorEastAsia" w:hAnsiTheme="majorHAnsi" w:cstheme="majorBidi"/>
      <w:b/>
      <w:bCs/>
      <w:kern w:val="2"/>
      <w:sz w:val="32"/>
      <w:szCs w:val="32"/>
    </w:rPr>
  </w:style>
  <w:style w:type="character" w:customStyle="1" w:styleId="af0">
    <w:name w:val="标题 字符"/>
    <w:basedOn w:val="a1"/>
    <w:link w:val="af"/>
    <w:qFormat/>
    <w:rPr>
      <w:rFonts w:asciiTheme="majorHAnsi" w:hAnsiTheme="majorHAnsi" w:cstheme="majorBidi"/>
      <w:b/>
      <w:bCs/>
      <w:kern w:val="2"/>
      <w:sz w:val="32"/>
      <w:szCs w:val="32"/>
    </w:rPr>
  </w:style>
  <w:style w:type="paragraph" w:styleId="af7">
    <w:name w:val="List Paragraph"/>
    <w:basedOn w:val="a"/>
    <w:link w:val="af8"/>
    <w:uiPriority w:val="34"/>
    <w:qFormat/>
    <w:pPr>
      <w:ind w:firstLineChars="200" w:firstLine="420"/>
    </w:pPr>
    <w:rPr>
      <w:rFonts w:ascii="Times New Roman" w:eastAsia="宋体" w:hAnsi="Times New Roman" w:cs="Times New Roman"/>
      <w:szCs w:val="20"/>
    </w:rPr>
  </w:style>
  <w:style w:type="character" w:customStyle="1" w:styleId="af8">
    <w:name w:val="列表段落 字符"/>
    <w:basedOn w:val="a1"/>
    <w:link w:val="af7"/>
    <w:uiPriority w:val="34"/>
    <w:qFormat/>
    <w:rPr>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5821873">
      <w:bodyDiv w:val="1"/>
      <w:marLeft w:val="0"/>
      <w:marRight w:val="0"/>
      <w:marTop w:val="0"/>
      <w:marBottom w:val="0"/>
      <w:divBdr>
        <w:top w:val="none" w:sz="0" w:space="0" w:color="auto"/>
        <w:left w:val="none" w:sz="0" w:space="0" w:color="auto"/>
        <w:bottom w:val="none" w:sz="0" w:space="0" w:color="auto"/>
        <w:right w:val="none" w:sz="0" w:space="0" w:color="auto"/>
      </w:divBdr>
    </w:div>
    <w:div w:id="12632958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1" Target="numbering.xml" Type="http://schemas.openxmlformats.org/officeDocument/2006/relationships/numbering"/><Relationship Id="rId10" Target="theme/theme1.xml" Type="http://schemas.openxmlformats.org/officeDocument/2006/relationships/theme"/><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header1.xml" Type="http://schemas.openxmlformats.org/officeDocument/2006/relationships/header"/><Relationship Id="rId8" Target="footer1.xml" Type="http://schemas.openxmlformats.org/officeDocument/2006/relationships/footer"/><Relationship Id="rId9" Target="fontTable.xml" Type="http://schemas.openxmlformats.org/officeDocument/2006/relationships/fontTable"/><Relationship Id="rId11" Type="http://schemas.microsoft.com/office/2011/relationships/people" Target="people.xml"/></Relationships>
</file>

<file path=word/_rels/header1.xml.rels><?xml version="1.0" encoding="UTF-8"?><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91</TotalTime>
  <Pages>22</Pages>
  <Words>3179</Words>
  <Characters>18121</Characters>
  <Application>Microsoft Office Word</Application>
  <DocSecurity>0</DocSecurity>
  <Lines>151</Lines>
  <Paragraphs>42</Paragraphs>
  <ScaleCrop>false</ScaleCrop>
  <Company>Microsoft</Company>
  <LinksUpToDate>false</LinksUpToDate>
  <CharactersWithSpaces>21258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2025-04-07T14:19:00Z</dcterms:created>
  <dc:creator>lenovo</dc:creator>
  <dc:description>null; download by sundanian; download by sundanian</dc:description>
  <cp:lastModifiedBy>sundanian</cp:lastModifiedBy>
  <cp:lastPrinted>2018-03-28T09:37:00Z</cp:lastPrinted>
  <dcterms:modified xsi:type="dcterms:W3CDTF">2025-11-13T08:39:00Z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363B00341EABA36B4C693E68CD2B8D13_43</vt:lpwstr>
  </property>
  <property fmtid="{D5CDD505-2E9C-101B-9397-08002B2CF9AE}" pid="4" name="KSOTemplateDocerSaveRecord">
    <vt:lpwstr>eyJoZGlkIjoiNjE5YWExOTM0MDBjNWQyNmFkMmFhZjg5ZDVhNGVkMTciLCJ1c2VySWQiOiIyNzI5MDM1MyJ9</vt:lpwstr>
  </property>
</Properties>
</file>
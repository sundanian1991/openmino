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436B6">
      <w:pPr>
        <w:keepNext w:val="0"/>
        <w:keepLines w:val="0"/>
        <w:widowControl/>
        <w:suppressLineNumbers w:val="0"/>
        <w:shd w:val="clear" w:fill="FFFFFF"/>
        <w:spacing w:before="0" w:beforeAutospacing="1" w:after="0" w:afterAutospacing="1" w:line="590" w:lineRule="atLeast"/>
        <w:ind w:left="0" w:right="0" w:firstLine="0"/>
        <w:jc w:val="center"/>
        <w:rPr>
          <w:rFonts w:ascii="Helvetica" w:hAnsi="Helvetica" w:eastAsia="Helvetica" w:cs="Helvetica"/>
          <w:i w:val="0"/>
          <w:iCs w:val="0"/>
          <w:caps w:val="0"/>
          <w:color w:val="000000"/>
          <w:spacing w:val="0"/>
          <w:sz w:val="24"/>
          <w:szCs w:val="24"/>
          <w:u w:val="none"/>
        </w:rPr>
      </w:pPr>
      <w:r>
        <w:rPr>
          <w:rFonts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采购方案</w:t>
      </w:r>
    </w:p>
    <w:p w14:paraId="742F0098">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ascii="等线" w:hAnsi="等线" w:eastAsia="等线" w:cs="等线"/>
          <w:i w:val="0"/>
          <w:iCs w:val="0"/>
          <w:caps w:val="0"/>
          <w:color w:val="000000"/>
          <w:spacing w:val="0"/>
          <w:kern w:val="0"/>
          <w:sz w:val="24"/>
          <w:szCs w:val="24"/>
          <w:u w:val="none"/>
          <w:shd w:val="clear" w:fill="FFFFFF"/>
          <w:lang w:val="en-US" w:eastAsia="zh-CN" w:bidi="ar"/>
        </w:rPr>
        <w:t> </w:t>
      </w:r>
    </w:p>
    <w:p w14:paraId="2442759F">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ascii="黑体" w:hAnsi="宋体" w:eastAsia="黑体" w:cs="黑体"/>
          <w:i w:val="0"/>
          <w:iCs w:val="0"/>
          <w:caps w:val="0"/>
          <w:color w:val="000000"/>
          <w:spacing w:val="10"/>
          <w:sz w:val="32"/>
          <w:szCs w:val="32"/>
          <w:u w:val="none"/>
          <w:shd w:val="clear" w:fill="FFFFFF"/>
        </w:rPr>
        <w:t>一、项目概况</w:t>
      </w:r>
    </w:p>
    <w:p w14:paraId="3074590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ascii="仿宋_GB2312" w:hAnsi="Helvetica" w:eastAsia="仿宋_GB2312" w:cs="仿宋_GB2312"/>
          <w:i w:val="0"/>
          <w:iCs w:val="0"/>
          <w:caps w:val="0"/>
          <w:color w:val="000000"/>
          <w:spacing w:val="10"/>
          <w:sz w:val="32"/>
          <w:szCs w:val="32"/>
          <w:u w:val="none"/>
          <w:shd w:val="clear" w:fill="FFFFFF"/>
        </w:rPr>
        <w:t>1.采购项目名称：</w:t>
      </w:r>
      <w:r>
        <w:rPr>
          <w:rFonts w:hint="default" w:ascii="仿宋_GB2312" w:hAnsi="Helvetica" w:eastAsia="仿宋_GB2312" w:cs="仿宋_GB2312"/>
          <w:i w:val="0"/>
          <w:iCs w:val="0"/>
          <w:caps w:val="0"/>
          <w:color w:val="000000"/>
          <w:spacing w:val="10"/>
          <w:sz w:val="32"/>
          <w:szCs w:val="32"/>
          <w:u w:val="none"/>
          <w:shd w:val="clear" w:fill="FFFFFF"/>
        </w:rPr>
        <w:t>电子渠道财富类项目外包</w:t>
      </w:r>
    </w:p>
    <w:p w14:paraId="4B12480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2.采购项目种类：普通服务类</w:t>
      </w:r>
    </w:p>
    <w:p w14:paraId="7FF39D6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3.年度集中采购计划内项目：否</w:t>
      </w:r>
    </w:p>
    <w:p w14:paraId="015E0840">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4.需求管理部门：客户服务部</w:t>
      </w:r>
    </w:p>
    <w:p w14:paraId="2DC99CD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5.需求部门：财富管理部</w:t>
      </w:r>
    </w:p>
    <w:p w14:paraId="44018226">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6.是否涉及我行商业秘密：否</w:t>
      </w:r>
    </w:p>
    <w:p w14:paraId="56C20FBC">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7.采购方式：</w:t>
      </w:r>
    </w:p>
    <w:p w14:paraId="137DA325">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（1）招标方式：公开招标</w:t>
      </w:r>
    </w:p>
    <w:p w14:paraId="00E3873C">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（2）非招标采购方式：不涉及</w:t>
      </w:r>
    </w:p>
    <w:p w14:paraId="1CF12AEA">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（3）非公开采购方式事权签报文号：不涉及</w:t>
      </w:r>
    </w:p>
    <w:p w14:paraId="51D0BFBD">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8.是否需要进行选型（POC)测试：</w:t>
      </w:r>
      <w:r>
        <w:rPr>
          <w:rFonts w:hint="default" w:ascii="仿宋_GB2312" w:hAnsi="Helvetica" w:eastAsia="仿宋_GB2312" w:cs="仿宋_GB2312"/>
          <w:i w:val="0"/>
          <w:iCs w:val="0"/>
          <w:caps w:val="0"/>
          <w:color w:val="000000"/>
          <w:spacing w:val="10"/>
          <w:sz w:val="32"/>
          <w:szCs w:val="32"/>
          <w:u w:val="none"/>
          <w:shd w:val="clear" w:fill="FFFFFF"/>
        </w:rPr>
        <w:t>否</w:t>
      </w:r>
    </w:p>
    <w:p w14:paraId="217854FF">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 </w:t>
      </w:r>
    </w:p>
    <w:p w14:paraId="18C8BBC3">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10"/>
          <w:sz w:val="32"/>
          <w:szCs w:val="32"/>
          <w:u w:val="none"/>
          <w:shd w:val="clear" w:fill="FFFFFF"/>
        </w:rPr>
        <w:t>二、项目事权及财权情况</w:t>
      </w:r>
    </w:p>
    <w:p w14:paraId="0E3AC757">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ascii="仿宋" w:hAnsi="仿宋" w:eastAsia="仿宋" w:cs="仿宋"/>
          <w:i w:val="0"/>
          <w:iCs w:val="0"/>
          <w:caps w:val="0"/>
          <w:color w:val="000000"/>
          <w:spacing w:val="10"/>
          <w:kern w:val="0"/>
          <w:sz w:val="32"/>
          <w:szCs w:val="32"/>
          <w:u w:val="none"/>
          <w:shd w:val="clear" w:fill="FFFFFF"/>
          <w:lang w:val="en-US" w:eastAsia="zh-CN" w:bidi="ar"/>
        </w:rPr>
        <w:t>1.</w:t>
      </w:r>
      <w:r>
        <w:rPr>
          <w:rFonts w:hint="default" w:ascii="仿宋" w:hAnsi="仿宋" w:eastAsia="仿宋" w:cs="仿宋"/>
          <w:i w:val="0"/>
          <w:iCs w:val="0"/>
          <w:caps w:val="0"/>
          <w:color w:val="000000"/>
          <w:spacing w:val="10"/>
          <w:kern w:val="0"/>
          <w:sz w:val="32"/>
          <w:szCs w:val="32"/>
          <w:u w:val="none"/>
          <w:shd w:val="clear" w:fill="FFFFFF"/>
          <w:lang w:val="en-US" w:eastAsia="zh-CN" w:bidi="ar"/>
        </w:rPr>
        <w:t>单年度采购预估金额：</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100</w:t>
      </w:r>
      <w:r>
        <w:rPr>
          <w:rFonts w:hint="default" w:ascii="仿宋" w:hAnsi="仿宋" w:eastAsia="仿宋" w:cs="仿宋"/>
          <w:i w:val="0"/>
          <w:iCs w:val="0"/>
          <w:caps w:val="0"/>
          <w:color w:val="000000"/>
          <w:spacing w:val="10"/>
          <w:kern w:val="0"/>
          <w:sz w:val="32"/>
          <w:szCs w:val="32"/>
          <w:u w:val="none"/>
          <w:shd w:val="clear" w:fill="FFFFFF"/>
          <w:lang w:val="en-US" w:eastAsia="zh-CN" w:bidi="ar"/>
        </w:rPr>
        <w:t>万元。（合同执行开始12个月内的采购预估金额）</w:t>
      </w:r>
    </w:p>
    <w:p w14:paraId="45E20F1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2.合同期采购预估金额：300万元。（按36个月预估）</w:t>
      </w:r>
    </w:p>
    <w:p w14:paraId="3FDD4E65">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注：预估采购金额不涉及具体预算，实际发生费用以经最终审批的预算为准。</w:t>
      </w:r>
      <w:r>
        <w:rPr>
          <w:rFonts w:hint="default" w:ascii="仿宋_GB2312" w:hAnsi="Helvetica" w:eastAsia="仿宋_GB2312" w:cs="仿宋_GB2312"/>
          <w:i w:val="0"/>
          <w:iCs w:val="0"/>
          <w:caps w:val="0"/>
          <w:color w:val="000000"/>
          <w:spacing w:val="10"/>
          <w:sz w:val="32"/>
          <w:szCs w:val="32"/>
          <w:u w:val="none"/>
          <w:shd w:val="clear" w:fill="FFFFFF"/>
        </w:rPr>
        <w:t> </w:t>
      </w:r>
    </w:p>
    <w:p w14:paraId="796626C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10"/>
          <w:sz w:val="32"/>
          <w:szCs w:val="32"/>
          <w:u w:val="none"/>
          <w:shd w:val="clear" w:fill="FFFFFF"/>
        </w:rPr>
        <w:t>三、采购内容</w:t>
      </w:r>
    </w:p>
    <w:p w14:paraId="70A1419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1.采购服务内容：为打</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破高潜供应商结算上限，充分体现多劳多得的分配原则，现面向全国招募优质资源拟采购2家具备成熟外呼营销能力的服务商提供服务，采用营销效果付费结算模式，服务范围为我行财富类存款、理财、基金、保险等业务，通过精准匹配业务类型，深化按效果付费的合作机制。</w:t>
      </w:r>
    </w:p>
    <w:p w14:paraId="0453D43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（详见采购需求说明书）</w:t>
      </w:r>
    </w:p>
    <w:p w14:paraId="3D5DEDB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2.是否标准化系统产品：否。</w:t>
      </w:r>
    </w:p>
    <w:p w14:paraId="5BFF8351">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3.拟入围供应商数量：</w:t>
      </w:r>
      <w:ins w:id="0" w:author="云澜" w:date="2026-06-26T23:43:20Z">
        <w:r>
          <w:rPr>
            <w:rFonts w:hint="eastAsia" w:ascii="仿宋_GB2312" w:hAnsi="Helvetica" w:eastAsia="仿宋_GB2312" w:cs="仿宋_GB2312"/>
            <w:i w:val="0"/>
            <w:iCs w:val="0"/>
            <w:caps w:val="0"/>
            <w:color w:val="000000"/>
            <w:spacing w:val="10"/>
            <w:sz w:val="32"/>
            <w:szCs w:val="32"/>
            <w:u w:val="none"/>
            <w:shd w:val="clear" w:fill="FFFFFF"/>
            <w:lang w:val="en-US" w:eastAsia="zh-CN"/>
          </w:rPr>
          <w:t>3</w:t>
        </w:r>
      </w:ins>
      <w:del w:id="1" w:author="云澜" w:date="2026-06-26T23:43:19Z">
        <w:r>
          <w:rPr>
            <w:rFonts w:hint="default" w:ascii="仿宋_GB2312" w:hAnsi="Helvetica" w:eastAsia="仿宋_GB2312" w:cs="仿宋_GB2312"/>
            <w:i w:val="0"/>
            <w:iCs w:val="0"/>
            <w:caps w:val="0"/>
            <w:color w:val="000000"/>
            <w:spacing w:val="0"/>
            <w:sz w:val="32"/>
            <w:szCs w:val="32"/>
            <w:u w:val="none"/>
            <w:shd w:val="clear" w:fill="FFFFFF"/>
          </w:rPr>
          <w:delText>2</w:delText>
        </w:r>
      </w:del>
      <w:r>
        <w:rPr>
          <w:rFonts w:hint="default" w:ascii="仿宋_GB2312" w:hAnsi="Helvetica" w:eastAsia="仿宋_GB2312" w:cs="仿宋_GB2312"/>
          <w:i w:val="0"/>
          <w:iCs w:val="0"/>
          <w:caps w:val="0"/>
          <w:color w:val="000000"/>
          <w:spacing w:val="0"/>
          <w:sz w:val="32"/>
          <w:szCs w:val="32"/>
          <w:u w:val="none"/>
          <w:shd w:val="clear" w:fill="FFFFFF"/>
        </w:rPr>
        <w:t>家，采用营销结果付费结算模式</w:t>
      </w:r>
      <w:r>
        <w:rPr>
          <w:rFonts w:hint="default" w:ascii="仿宋_GB2312" w:hAnsi="Helvetica" w:eastAsia="仿宋_GB2312" w:cs="仿宋_GB2312"/>
          <w:i w:val="0"/>
          <w:iCs w:val="0"/>
          <w:caps w:val="0"/>
          <w:color w:val="000000"/>
          <w:spacing w:val="10"/>
          <w:sz w:val="32"/>
          <w:szCs w:val="32"/>
          <w:u w:val="none"/>
          <w:shd w:val="clear" w:fill="FFFFFF"/>
        </w:rPr>
        <w:t>。</w:t>
      </w:r>
    </w:p>
    <w:p w14:paraId="000CB8A5">
      <w:pPr>
        <w:pStyle w:val="4"/>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入围</w:t>
      </w:r>
      <w:ins w:id="2" w:author="云澜" w:date="2026-06-26T23:43:23Z">
        <w:r>
          <w:rPr>
            <w:rFonts w:hint="eastAsia" w:ascii="仿宋_GB2312" w:hAnsi="Helvetica" w:eastAsia="仿宋_GB2312" w:cs="仿宋_GB2312"/>
            <w:i w:val="0"/>
            <w:iCs w:val="0"/>
            <w:caps w:val="0"/>
            <w:color w:val="000000"/>
            <w:spacing w:val="0"/>
            <w:sz w:val="24"/>
            <w:szCs w:val="24"/>
            <w:u w:val="none"/>
            <w:shd w:val="clear" w:fill="FFFFFF"/>
            <w:lang w:val="en-US" w:eastAsia="zh-CN"/>
          </w:rPr>
          <w:t>3</w:t>
        </w:r>
      </w:ins>
      <w:del w:id="3" w:author="云澜" w:date="2026-06-26T23:43:23Z">
        <w:r>
          <w:rPr>
            <w:rFonts w:hint="default" w:ascii="仿宋_GB2312" w:hAnsi="Helvetica" w:eastAsia="仿宋_GB2312" w:cs="仿宋_GB2312"/>
            <w:i w:val="0"/>
            <w:iCs w:val="0"/>
            <w:caps w:val="0"/>
            <w:color w:val="000000"/>
            <w:spacing w:val="0"/>
            <w:sz w:val="24"/>
            <w:szCs w:val="24"/>
            <w:u w:val="none"/>
            <w:shd w:val="clear" w:fill="FFFFFF"/>
          </w:rPr>
          <w:delText>2</w:delText>
        </w:r>
      </w:del>
      <w:r>
        <w:rPr>
          <w:rFonts w:hint="default" w:ascii="仿宋_GB2312" w:hAnsi="Helvetica" w:eastAsia="仿宋_GB2312" w:cs="仿宋_GB2312"/>
          <w:i w:val="0"/>
          <w:iCs w:val="0"/>
          <w:caps w:val="0"/>
          <w:color w:val="000000"/>
          <w:spacing w:val="0"/>
          <w:sz w:val="24"/>
          <w:szCs w:val="24"/>
          <w:u w:val="none"/>
          <w:shd w:val="clear" w:fill="FFFFFF"/>
        </w:rPr>
        <w:t>家理由：</w:t>
      </w:r>
      <w:r>
        <w:rPr>
          <w:rFonts w:hint="default" w:ascii="仿宋_GB2312" w:hAnsi="Helvetica" w:eastAsia="仿宋_GB2312" w:cs="仿宋_GB2312"/>
          <w:i w:val="0"/>
          <w:iCs w:val="0"/>
          <w:caps w:val="0"/>
          <w:color w:val="000000"/>
          <w:spacing w:val="0"/>
          <w:sz w:val="32"/>
          <w:szCs w:val="32"/>
          <w:u w:val="none"/>
          <w:shd w:val="clear" w:fill="FFFFFF"/>
        </w:rPr>
        <w:t>营销效果付费类外包引入多家供应商，本质是匹配效果付费模式的核心逻辑，实现风险可控与效能最大化。多家入围可建立赛马淘汰机制，以转化率为核心指标动态分配流量，激励供应商优化策略，避免单一合作导致的动力不足；同时能分散转化不及预期的风险，防止单一供应商能力短板影响整体业务目标；此外，不同供应商在客群、渠道上的优势可形成互补，覆盖更广泛的营销场景，最大化提升整体转化效果。</w:t>
      </w:r>
    </w:p>
    <w:p w14:paraId="5680C345">
      <w:pPr>
        <w:pStyle w:val="4"/>
        <w:keepNext w:val="0"/>
        <w:keepLines w:val="0"/>
        <w:widowControl/>
        <w:suppressLineNumbers w:val="0"/>
        <w:shd w:val="clear" w:fill="FFFFFF"/>
        <w:spacing w:before="0" w:beforeAutospacing="1" w:after="0" w:afterAutospacing="1" w:line="590" w:lineRule="atLeast"/>
        <w:ind w:left="0" w:right="0" w:firstLine="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7DFDAC2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四、采购方式</w:t>
      </w:r>
    </w:p>
    <w:p w14:paraId="162D9FC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ascii="楷体_GB2312" w:hAnsi="Helvetica" w:eastAsia="楷体_GB2312" w:cs="楷体_GB2312"/>
          <w:i w:val="0"/>
          <w:iCs w:val="0"/>
          <w:caps w:val="0"/>
          <w:color w:val="000000"/>
          <w:spacing w:val="0"/>
          <w:kern w:val="0"/>
          <w:sz w:val="24"/>
          <w:szCs w:val="24"/>
          <w:u w:val="none"/>
          <w:shd w:val="clear" w:fill="FFFFFF"/>
          <w:lang w:val="en-US" w:eastAsia="zh-CN" w:bidi="ar"/>
        </w:rPr>
        <w:t>（一）采购方式</w:t>
      </w:r>
    </w:p>
    <w:p w14:paraId="2A515FE7">
      <w:pPr>
        <w:keepNext w:val="0"/>
        <w:keepLines w:val="0"/>
        <w:widowControl/>
        <w:suppressLineNumbers w:val="0"/>
        <w:shd w:val="clear" w:fill="FFFFFF"/>
        <w:spacing w:before="0" w:beforeAutospacing="1" w:after="0" w:afterAutospacing="1"/>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本项目拟采用</w:t>
      </w:r>
      <w:r>
        <w:rPr>
          <w:rFonts w:hint="default" w:ascii="仿宋" w:hAnsi="仿宋" w:eastAsia="仿宋" w:cs="仿宋"/>
          <w:b/>
          <w:bCs/>
          <w:i w:val="0"/>
          <w:iCs w:val="0"/>
          <w:caps w:val="0"/>
          <w:color w:val="000000"/>
          <w:spacing w:val="10"/>
          <w:kern w:val="0"/>
          <w:sz w:val="32"/>
          <w:szCs w:val="32"/>
          <w:u w:val="single"/>
          <w:shd w:val="clear" w:fill="FFFFFF"/>
          <w:lang w:val="en-US" w:eastAsia="zh-CN" w:bidi="ar"/>
        </w:rPr>
        <w:t>公开招标</w:t>
      </w:r>
      <w:r>
        <w:rPr>
          <w:rFonts w:hint="default" w:ascii="仿宋" w:hAnsi="仿宋" w:eastAsia="仿宋" w:cs="仿宋"/>
          <w:i w:val="0"/>
          <w:iCs w:val="0"/>
          <w:caps w:val="0"/>
          <w:color w:val="000000"/>
          <w:spacing w:val="10"/>
          <w:kern w:val="0"/>
          <w:sz w:val="32"/>
          <w:szCs w:val="32"/>
          <w:u w:val="none"/>
          <w:shd w:val="clear" w:fill="FFFFFF"/>
          <w:lang w:val="en-US" w:eastAsia="zh-CN" w:bidi="ar"/>
        </w:rPr>
        <w:t>方式采购。</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具体委托入围采购代理机构</w:t>
      </w:r>
      <w:r>
        <w:rPr>
          <w:rFonts w:hint="default" w:ascii="仿宋" w:hAnsi="仿宋" w:eastAsia="仿宋" w:cs="仿宋"/>
          <w:b/>
          <w:bCs/>
          <w:i w:val="0"/>
          <w:iCs w:val="0"/>
          <w:caps w:val="0"/>
          <w:color w:val="000000"/>
          <w:spacing w:val="10"/>
          <w:kern w:val="0"/>
          <w:sz w:val="32"/>
          <w:szCs w:val="32"/>
          <w:u w:val="single"/>
          <w:shd w:val="clear" w:fill="FFFFFF"/>
          <w:lang w:val="en-US" w:eastAsia="zh-CN" w:bidi="ar"/>
        </w:rPr>
        <w:t>江苏省招标中心有限公司</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代理招标工作。当首次招标后投标人数量不足时的后续工作拟安排如下：</w:t>
      </w:r>
    </w:p>
    <w:p w14:paraId="53E71096">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1.如果在发售招标文件截止时间/开标时间后参与投标的投标人数量少于3个，则本项目不进行开标，招标终止后依法组织重新招标；</w:t>
      </w:r>
    </w:p>
    <w:p w14:paraId="07AA9B47">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2.如果在重新发售招标文件截止时间/开标时间后投标人数量仍然少于3个，则招标终止并建议退回需求归口管理部门（需求部门）重新论证采购需求及采购方式。</w:t>
      </w:r>
    </w:p>
    <w:p w14:paraId="4AA6795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（二）采购公告发布媒介</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：中国招标投标公共平台、金采网。</w:t>
      </w:r>
    </w:p>
    <w:p w14:paraId="3C1369A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52D0C48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五、供应商资格</w:t>
      </w:r>
    </w:p>
    <w:p w14:paraId="5E63B41C">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32"/>
          <w:szCs w:val="32"/>
          <w:u w:val="none"/>
          <w:shd w:val="clear" w:fill="FFFFFF"/>
        </w:rPr>
        <w:t>（一）供应商来源</w:t>
      </w:r>
    </w:p>
    <w:p w14:paraId="3FE0A32B">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由采购代理机构在国家指定的媒介发布招标公告，邀请不特定的法人或者其他组织参与投标。</w:t>
      </w:r>
    </w:p>
    <w:p w14:paraId="04FB3A41">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32"/>
          <w:szCs w:val="32"/>
          <w:u w:val="none"/>
          <w:shd w:val="clear" w:fill="FFFFFF"/>
        </w:rPr>
        <w:t>（二）资格要求</w:t>
      </w:r>
    </w:p>
    <w:p w14:paraId="298B018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为响应国家构建高水平社会主义市场经济体制、建设全国统一大市场、深化“放管服”改革优化营商环境等政策规定，供应商资格基本要求如下：</w:t>
      </w:r>
    </w:p>
    <w:p w14:paraId="5D1EF111">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1.具有独立承担民事责任的能力；</w:t>
      </w:r>
    </w:p>
    <w:p w14:paraId="64C466BA">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2.具有履行合同所必须的设备和专业技术能力；</w:t>
      </w:r>
    </w:p>
    <w:p w14:paraId="0C775543">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3.参加此次采购活动前三年内，在经营活动中没有重大违法记录；</w:t>
      </w:r>
    </w:p>
    <w:p w14:paraId="6B3B9930">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4.单位负责人为同一人或者存在控股、管理关系的不同供应商，未同时参加本项目（控股关系包括不同供应商存在共同股东的情况；管理关系包括不同供应商的管理岗位由同一人担任的情况）；</w:t>
      </w:r>
    </w:p>
    <w:p w14:paraId="605A79E9">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说明：单位负责人、董事、监事、高级管理人员之一为同一人或者存在控股、管理关系的不同单位；投标人及其董事、监事、高级管理人员直接或者间接对其他投标人的持股比例合计超过20%；投标人之间直接或者间接同被第三方公司及其董事、监事、高级管理人员持股比例合计均超过20%（国家控股的投标人之间除外）；投标人的直接或间接持股超过20%的自然人股东，担任其他投标人的董事、监事、高级管理人员；</w:t>
      </w:r>
    </w:p>
    <w:p w14:paraId="2D759F0E">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5.投标人在“信用中国”网站没有被列入失信被执行人、重大税收违法案件当事人名单。</w:t>
      </w:r>
    </w:p>
    <w:p w14:paraId="509F9735">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6.未处于被招标人列入供应商禁用或退出名单状态；</w:t>
      </w:r>
    </w:p>
    <w:p w14:paraId="7F1C430F">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7.符合国家招标投标相关法律法规和招标文件规定的其他条件；</w:t>
      </w:r>
    </w:p>
    <w:p w14:paraId="34FC2BD6">
      <w:pPr>
        <w:keepNext w:val="0"/>
        <w:keepLines w:val="0"/>
        <w:widowControl/>
        <w:suppressLineNumbers w:val="0"/>
        <w:shd w:val="clear" w:fill="FFFFFF"/>
        <w:spacing w:before="0" w:beforeAutospacing="1" w:after="0" w:afterAutospacing="1" w:line="590" w:lineRule="atLeast"/>
        <w:ind w:left="0" w:right="0" w:firstLine="680"/>
        <w:jc w:val="left"/>
        <w:rPr>
          <w:ins w:id="4" w:author="云澜" w:date="2026-06-26T23:47:54Z"/>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8.</w:t>
      </w:r>
      <w:r>
        <w:rPr>
          <w:rFonts w:hint="default" w:ascii="仿宋" w:hAnsi="仿宋" w:eastAsia="仿宋" w:cs="仿宋"/>
          <w:i w:val="0"/>
          <w:iCs w:val="0"/>
          <w:caps w:val="0"/>
          <w:color w:val="000000"/>
          <w:spacing w:val="10"/>
          <w:kern w:val="0"/>
          <w:sz w:val="32"/>
          <w:szCs w:val="32"/>
          <w:u w:val="none"/>
          <w:shd w:val="clear" w:fill="FFFFFF"/>
          <w:lang w:val="en-US" w:eastAsia="zh-CN" w:bidi="ar"/>
        </w:rPr>
        <w:t>本项目不接受联合体投标。</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单位负责人为同一人或者存在控股、管理关系的不同单位，不得同时参加本项目投标。</w:t>
      </w:r>
    </w:p>
    <w:p w14:paraId="3338FBE3">
      <w:pPr>
        <w:keepNext w:val="0"/>
        <w:keepLines w:val="0"/>
        <w:widowControl/>
        <w:suppressLineNumbers w:val="0"/>
        <w:shd w:val="clear" w:fill="FFFFFF"/>
        <w:spacing w:before="0" w:beforeAutospacing="1" w:after="0" w:afterAutospacing="1" w:line="590" w:lineRule="atLeast"/>
        <w:ind w:left="0" w:right="0" w:firstLine="680"/>
        <w:jc w:val="left"/>
        <w:rPr>
          <w:ins w:id="5" w:author="云澜" w:date="2026-06-26T23:48:35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6" w:author="云澜" w:date="2026-06-26T23:47:5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9.</w:t>
        </w:r>
      </w:ins>
      <w:ins w:id="7" w:author="云澜" w:date="2026-06-26T23:47: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注册</w:t>
        </w:r>
      </w:ins>
      <w:ins w:id="8" w:author="云澜" w:date="2026-06-26T23:48:0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资本金</w:t>
        </w:r>
      </w:ins>
      <w:ins w:id="9" w:author="云澜" w:date="2026-06-26T23:48: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10" w:author="云澜" w:date="2026-06-26T23:48:0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低于</w:t>
        </w:r>
      </w:ins>
      <w:ins w:id="11" w:author="云澜" w:date="2026-06-26T23:48:0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5000</w:t>
        </w:r>
      </w:ins>
      <w:ins w:id="12" w:author="云澜" w:date="2026-06-26T23:48:0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万元</w:t>
        </w:r>
      </w:ins>
      <w:ins w:id="13" w:author="云澜" w:date="2026-06-26T23:48:0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14" w:author="云澜" w:date="2026-06-26T23:53:3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实缴</w:t>
        </w:r>
      </w:ins>
      <w:ins w:id="15" w:author="云澜" w:date="2026-06-26T23:53:3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资本金</w:t>
        </w:r>
      </w:ins>
      <w:ins w:id="16" w:author="云澜" w:date="2026-06-26T23:53:3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17" w:author="云澜" w:date="2026-06-26T23:53: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低于10</w:t>
        </w:r>
      </w:ins>
      <w:ins w:id="18" w:author="云澜" w:date="2026-06-26T23:53:3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00</w:t>
        </w:r>
      </w:ins>
      <w:ins w:id="19" w:author="云澜" w:date="2026-06-26T23:53: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万元</w:t>
        </w:r>
      </w:ins>
      <w:ins w:id="20" w:author="云澜" w:date="2026-06-26T23:53:3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21" w:author="云澜" w:date="2026-06-26T23:48: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成立</w:t>
        </w:r>
      </w:ins>
      <w:ins w:id="22" w:author="云澜" w:date="2026-06-26T23:48:2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时间</w:t>
        </w:r>
      </w:ins>
      <w:ins w:id="23" w:author="云澜" w:date="2026-06-26T23:48: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24" w:author="云澜" w:date="2026-06-26T23:48:2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少于5</w:t>
        </w:r>
      </w:ins>
      <w:ins w:id="25" w:author="云澜" w:date="2026-06-26T23:48:2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年</w:t>
        </w:r>
      </w:ins>
      <w:ins w:id="26" w:author="云澜" w:date="2026-06-26T23:48: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p>
    <w:p w14:paraId="21FD71EF">
      <w:pPr>
        <w:keepNext w:val="0"/>
        <w:keepLines w:val="0"/>
        <w:widowControl/>
        <w:suppressLineNumbers w:val="0"/>
        <w:shd w:val="clear" w:fill="FFFFFF"/>
        <w:spacing w:before="0" w:beforeAutospacing="1" w:after="0" w:afterAutospacing="1" w:line="590" w:lineRule="atLeast"/>
        <w:ind w:left="0" w:right="0" w:firstLine="680"/>
        <w:jc w:val="left"/>
        <w:rPr>
          <w:ins w:id="27" w:author="云澜" w:date="2026-06-26T23:49:00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28" w:author="云澜" w:date="2026-06-26T23:48:3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10</w:t>
        </w:r>
      </w:ins>
      <w:ins w:id="29" w:author="云澜" w:date="2026-06-26T23:48: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30" w:author="云澜" w:date="2026-06-26T23:48:4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31" w:author="云澜" w:date="2026-06-26T23:55: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10</w:t>
        </w:r>
      </w:ins>
      <w:ins w:id="32" w:author="云澜" w:date="2026-06-26T23:48:4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家</w:t>
        </w:r>
      </w:ins>
      <w:ins w:id="33" w:author="云澜" w:date="2026-06-26T23:48: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及以上</w:t>
        </w:r>
      </w:ins>
      <w:ins w:id="34" w:author="云澜" w:date="2026-06-26T23:48:5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35" w:author="云澜" w:date="2026-06-26T23:48:5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36" w:author="云澜" w:date="2026-06-26T23:48:5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相关</w:t>
        </w:r>
      </w:ins>
      <w:ins w:id="37" w:author="云澜" w:date="2026-06-26T23:48:5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合作</w:t>
        </w:r>
      </w:ins>
      <w:ins w:id="38" w:author="云澜" w:date="2026-06-26T23:48: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案例；</w:t>
        </w:r>
      </w:ins>
    </w:p>
    <w:p w14:paraId="5530AA92">
      <w:pPr>
        <w:keepNext w:val="0"/>
        <w:keepLines w:val="0"/>
        <w:widowControl/>
        <w:suppressLineNumbers w:val="0"/>
        <w:shd w:val="clear" w:fill="FFFFFF"/>
        <w:spacing w:before="0" w:beforeAutospacing="1" w:after="0" w:afterAutospacing="1" w:line="590" w:lineRule="atLeast"/>
        <w:ind w:left="0" w:right="0" w:firstLine="680"/>
        <w:jc w:val="left"/>
        <w:rPr>
          <w:ins w:id="39" w:author="云澜" w:date="2026-06-26T23:52:21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40" w:author="云澜" w:date="2026-06-26T23:49:0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11</w:t>
        </w:r>
      </w:ins>
      <w:ins w:id="41" w:author="云澜" w:date="2026-06-26T23:49: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42" w:author="云澜" w:date="2026-06-26T23:49:1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43" w:author="云澜" w:date="2026-06-26T23:49: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丰富的</w:t>
        </w:r>
      </w:ins>
      <w:ins w:id="44" w:author="云澜" w:date="2026-06-26T23:52:1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客户</w:t>
        </w:r>
      </w:ins>
      <w:ins w:id="45" w:author="云澜" w:date="2026-06-26T23:52:1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资源</w:t>
        </w:r>
      </w:ins>
      <w:ins w:id="46" w:author="云澜" w:date="2026-06-26T23:52:1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及</w:t>
        </w:r>
      </w:ins>
      <w:ins w:id="47" w:author="云澜" w:date="2026-06-26T23:52:1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金融科技</w:t>
        </w:r>
      </w:ins>
      <w:ins w:id="48" w:author="云澜" w:date="2026-06-26T23:52:2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能力；</w:t>
        </w:r>
      </w:ins>
      <w:bookmarkStart w:id="0" w:name="_GoBack"/>
      <w:bookmarkEnd w:id="0"/>
    </w:p>
    <w:p w14:paraId="7455E76A">
      <w:pPr>
        <w:keepNext w:val="0"/>
        <w:keepLines w:val="0"/>
        <w:widowControl/>
        <w:suppressLineNumbers w:val="0"/>
        <w:shd w:val="clear" w:fill="FFFFFF"/>
        <w:spacing w:before="0" w:beforeAutospacing="1" w:after="0" w:afterAutospacing="1" w:line="590" w:lineRule="atLeast"/>
        <w:ind w:left="0" w:right="0" w:firstLine="680"/>
        <w:jc w:val="left"/>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pPr>
      <w:ins w:id="49" w:author="云澜" w:date="2026-06-26T23:52: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12</w:t>
        </w:r>
      </w:ins>
      <w:ins w:id="50" w:author="云澜" w:date="2026-06-26T23:52:2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51" w:author="云澜" w:date="2026-06-26T23:54: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52" w:author="云澜" w:date="2026-06-26T23:54: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53" w:author="云澜" w:date="2026-06-26T23:54:3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54" w:author="云澜" w:date="2026-06-26T23:54:3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55" w:author="云澜" w:date="2026-06-26T23:54:3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56" w:author="云澜" w:date="2026-06-26T23:54: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57" w:author="云澜" w:date="2026-06-26T23:54: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58" w:author="云澜" w:date="2026-06-26T23:54:3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59" w:author="云澜" w:date="2026-06-26T23:54:4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信息</w:t>
        </w:r>
      </w:ins>
      <w:ins w:id="60" w:author="云澜" w:date="2026-06-26T23:54:4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技术</w:t>
        </w:r>
      </w:ins>
      <w:ins w:id="61" w:author="云澜" w:date="2026-06-26T23:54:4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服务</w:t>
        </w:r>
      </w:ins>
      <w:ins w:id="62" w:author="云澜" w:date="2026-06-26T23:54:4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63" w:author="云澜" w:date="2026-06-26T23:54: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4" w:author="云澜" w:date="2026-06-26T23:54: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5" w:author="云澜" w:date="2026-06-26T23:54:5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6" w:author="云澜" w:date="2026-06-26T23:55:0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67" w:author="云澜" w:date="2026-06-26T23:55:0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68" w:author="云澜" w:date="2026-06-26T23:55:0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69" w:author="云澜" w:date="2026-06-26T23:55:0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70" w:author="云澜" w:date="2026-06-26T23:55:0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71" w:author="云澜" w:date="2026-06-26T23:55:1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金融业务</w:t>
        </w:r>
      </w:ins>
      <w:ins w:id="72" w:author="云澜" w:date="2026-06-26T23:55:1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流程</w:t>
        </w:r>
      </w:ins>
      <w:ins w:id="73" w:author="云澜" w:date="2026-06-26T23:55:1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74" w:author="云澜" w:date="2026-06-26T23:54:5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5" w:author="云澜" w:date="2026-06-26T23:55:2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6" w:author="云澜" w:date="2026-06-26T23:55: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7" w:author="云澜" w:date="2026-06-26T23:55: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78" w:author="云澜" w:date="2026-06-26T23:55:2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79" w:author="云澜" w:date="2026-06-26T23:55:2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80" w:author="云澜" w:date="2026-06-26T23:55:3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81" w:author="云澜" w:date="2026-06-26T23:55:3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82" w:author="云澜" w:date="2026-06-26T23:55:3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83" w:author="云澜" w:date="2026-06-26T23:55: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知识</w:t>
        </w:r>
      </w:ins>
      <w:ins w:id="84" w:author="云澜" w:date="2026-06-26T23:55: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流程</w:t>
        </w:r>
      </w:ins>
      <w:ins w:id="85" w:author="云澜" w:date="2026-06-26T23:55:3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86" w:author="云澜" w:date="2026-06-26T23:55: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87" w:author="云澜" w:date="2026-06-26T23:54: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的</w:t>
        </w:r>
      </w:ins>
      <w:ins w:id="88" w:author="云澜" w:date="2026-06-26T23:54:5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资质</w:t>
        </w:r>
      </w:ins>
      <w:ins w:id="89" w:author="云澜" w:date="2026-06-26T23:54:5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p>
    <w:p w14:paraId="38CDECA0">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 </w:t>
      </w:r>
    </w:p>
    <w:p w14:paraId="779F85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六、报价要求</w:t>
      </w:r>
    </w:p>
    <w:p w14:paraId="62B972F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（一）报价要求</w:t>
      </w:r>
    </w:p>
    <w:p w14:paraId="2FF6B7F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1.报价内容：结算系数上限报价（固定单价（含税））</w:t>
      </w:r>
    </w:p>
    <w:p w14:paraId="5423226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2.报价形式：  %</w:t>
      </w:r>
    </w:p>
    <w:p w14:paraId="4350DDD8">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3.报价为含税报价，上述费用以</w:t>
      </w:r>
      <w:r>
        <w:rPr>
          <w:rFonts w:hint="default" w:ascii="仿宋" w:hAnsi="仿宋" w:eastAsia="仿宋" w:cs="仿宋"/>
          <w:i w:val="0"/>
          <w:iCs w:val="0"/>
          <w:caps w:val="0"/>
          <w:color w:val="000000"/>
          <w:spacing w:val="0"/>
          <w:kern w:val="0"/>
          <w:sz w:val="32"/>
          <w:szCs w:val="32"/>
          <w:u w:val="none"/>
          <w:shd w:val="clear" w:fill="FFFFFF"/>
          <w:lang w:val="en-US" w:eastAsia="zh-CN" w:bidi="ar"/>
        </w:rPr>
        <w:t>包含人工工资、企业运营成本、五险一金及供应商管理费等全部费用，后续采购人不再支付其他费用。</w:t>
      </w:r>
    </w:p>
    <w:p w14:paraId="7E63B40E">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4.供应商结算服务费</w:t>
      </w:r>
    </w:p>
    <w:p w14:paraId="1B22625A">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（1）结算服务费=</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有效用户的可结算月日均持仓规模*CPS系数</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-质量扣罚（质检和投诉）。</w:t>
      </w:r>
    </w:p>
    <w:p w14:paraId="08E05F7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其中服务标准注意事项如下：质检扣罚项与投诉扣罚标准以邮件为准。</w:t>
      </w:r>
    </w:p>
    <w:p w14:paraId="2A1B762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（2）</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服务费管理法则甲方有权根据业务运营需要进行规则调整，并将以邮件形式同步给乙方指定联系人邮箱。</w:t>
      </w:r>
    </w:p>
    <w:p w14:paraId="489249D2">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其中服务标准注意事项如下：质检扣罚项与投诉扣罚标准以邮件为准。</w:t>
      </w:r>
    </w:p>
    <w:p w14:paraId="47AB82E6">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FF0000"/>
          <w:spacing w:val="10"/>
          <w:kern w:val="0"/>
          <w:sz w:val="32"/>
          <w:szCs w:val="32"/>
          <w:u w:val="none"/>
          <w:shd w:val="clear" w:fill="FFFFFF"/>
          <w:lang w:val="en-US" w:eastAsia="zh-CN" w:bidi="ar"/>
        </w:rPr>
        <w:t> </w:t>
      </w:r>
    </w:p>
    <w:p w14:paraId="2F536963">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例：</w:t>
      </w:r>
    </w:p>
    <w:p w14:paraId="7426B16B">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  </w:t>
      </w:r>
      <w:r>
        <w:rPr>
          <w:rFonts w:hint="default" w:ascii="仿宋" w:hAnsi="仿宋" w:eastAsia="仿宋" w:cs="仿宋"/>
          <w:i w:val="0"/>
          <w:iCs w:val="0"/>
          <w:caps w:val="0"/>
          <w:color w:val="FF0000"/>
          <w:spacing w:val="10"/>
          <w:kern w:val="0"/>
          <w:sz w:val="32"/>
          <w:szCs w:val="32"/>
          <w:u w:val="none"/>
          <w:shd w:val="clear" w:fill="FFFFFF"/>
          <w:lang w:val="en-US" w:eastAsia="zh-CN" w:bidi="ar"/>
        </w:rPr>
        <w:t>如供应商A报价系数0.4%，供应商A当月</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有效用户的可结算月日均持仓规模5000000元</w:t>
      </w:r>
      <w:r>
        <w:rPr>
          <w:rFonts w:hint="default" w:ascii="仿宋" w:hAnsi="仿宋" w:eastAsia="仿宋" w:cs="仿宋"/>
          <w:i w:val="0"/>
          <w:iCs w:val="0"/>
          <w:caps w:val="0"/>
          <w:color w:val="FF0000"/>
          <w:spacing w:val="10"/>
          <w:kern w:val="0"/>
          <w:sz w:val="32"/>
          <w:szCs w:val="32"/>
          <w:u w:val="none"/>
          <w:shd w:val="clear" w:fill="FFFFFF"/>
          <w:lang w:val="en-US" w:eastAsia="zh-CN" w:bidi="ar"/>
        </w:rPr>
        <w:t>，质量扣罚为0，则：供应商A当月结算服务费为：5000000*0.4%-0=20000元。</w:t>
      </w:r>
    </w:p>
    <w:p w14:paraId="0DB5FFD8">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（二）采购控制价</w:t>
      </w:r>
    </w:p>
    <w:p w14:paraId="1A67CC37">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1.采购控制价：0.6%.</w:t>
      </w:r>
    </w:p>
    <w:p w14:paraId="268CBF5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（三）项目预估情况</w:t>
      </w:r>
    </w:p>
    <w:p w14:paraId="5243025A">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1.历史采购情况</w:t>
      </w:r>
    </w:p>
    <w:p w14:paraId="7B7B0C4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2026年本次项目，预期覆盖我行存款、理财、基金、保险等财富产品范围，累计带来5亿元左右资产规模，为我行带来200万元左右的中间收入。</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服务商结算依据CPS模式进行统计，每月结算金额=有效用户的可结算月日均持仓规模*结算费率，其中代销类统结算费率预计不超过0.1%，根据实际业务开展，每月部分产品结算费率进行调整，最高不超过0.5%，对于保险类产品，因产品差异较大，开展此类产品合作前，单独签署合作协议。该结算方式主要依据服务结果，服务商为主要影响因素，可激发服务商自主动力。</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后续依据项目进展定期监控费效情况，如有变动，在审批范围内进行调配。</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综上，本次</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电子渠道财富类项目</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，结算系数按照0.6%进行设置。</w:t>
      </w:r>
    </w:p>
    <w:p w14:paraId="735EB96A">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 </w:t>
      </w:r>
    </w:p>
    <w:p w14:paraId="1EF1021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七、评审规则</w:t>
      </w:r>
    </w:p>
    <w:p w14:paraId="441171D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（一）评审办法：</w:t>
      </w:r>
      <w:r>
        <w:rPr>
          <w:rFonts w:hint="default" w:ascii="仿宋" w:hAnsi="仿宋" w:eastAsia="仿宋" w:cs="仿宋"/>
          <w:i w:val="0"/>
          <w:iCs w:val="0"/>
          <w:caps w:val="0"/>
          <w:color w:val="000000"/>
          <w:spacing w:val="10"/>
          <w:kern w:val="0"/>
          <w:sz w:val="32"/>
          <w:szCs w:val="32"/>
          <w:u w:val="none"/>
          <w:shd w:val="clear" w:fill="FFFFFF"/>
          <w:lang w:val="en-US" w:eastAsia="zh-CN" w:bidi="ar"/>
        </w:rPr>
        <w:t>综合评分法</w:t>
      </w:r>
    </w:p>
    <w:p w14:paraId="48D8B7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（二）评审维度及分值比例</w:t>
      </w:r>
    </w:p>
    <w:p w14:paraId="4B1078F5">
      <w:pPr>
        <w:pStyle w:val="4"/>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sz w:val="24"/>
          <w:szCs w:val="24"/>
          <w:u w:val="none"/>
          <w:shd w:val="clear" w:fill="FFFFFF"/>
        </w:rPr>
        <w:t> </w:t>
      </w:r>
    </w:p>
    <w:tbl>
      <w:tblPr>
        <w:tblStyle w:val="5"/>
        <w:tblW w:w="0" w:type="auto"/>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387"/>
        <w:gridCol w:w="1833"/>
        <w:gridCol w:w="1871"/>
      </w:tblGrid>
      <w:tr w14:paraId="58B9589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1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4224F5C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评审项目</w:t>
            </w:r>
          </w:p>
        </w:tc>
        <w:tc>
          <w:tcPr>
            <w:tcW w:w="1833" w:type="dxa"/>
            <w:tcBorders>
              <w:top w:val="single" w:color="auto" w:sz="1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BAE4AB">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分值比例（%）</w:t>
            </w:r>
          </w:p>
        </w:tc>
        <w:tc>
          <w:tcPr>
            <w:tcW w:w="1871" w:type="dxa"/>
            <w:tcBorders>
              <w:top w:val="single" w:color="auto" w:sz="1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534D6367">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评审维度</w:t>
            </w:r>
          </w:p>
        </w:tc>
      </w:tr>
      <w:tr w14:paraId="029E6CA9">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719E6FA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企业实力</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F7F4B9">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35</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32C61695">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r w14:paraId="06281A3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67C4AE5A">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服务方案</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7521AF">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30</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60D8F556">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主观</w:t>
            </w:r>
          </w:p>
        </w:tc>
      </w:tr>
      <w:tr w14:paraId="7BAA534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02EC4AA8">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服务能力</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627056">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10</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6A1D21D5">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r w14:paraId="1775D33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18" w:space="0"/>
              <w:right w:val="single" w:color="auto" w:sz="8" w:space="0"/>
            </w:tcBorders>
            <w:shd w:val="clear" w:color="auto" w:fill="auto"/>
            <w:tcMar>
              <w:top w:w="0" w:type="dxa"/>
              <w:left w:w="108" w:type="dxa"/>
              <w:bottom w:w="0" w:type="dxa"/>
              <w:right w:w="108" w:type="dxa"/>
            </w:tcMar>
            <w:vAlign w:val="center"/>
          </w:tcPr>
          <w:p w14:paraId="6C49C16F">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投标报价</w:t>
            </w:r>
          </w:p>
        </w:tc>
        <w:tc>
          <w:tcPr>
            <w:tcW w:w="1833" w:type="dxa"/>
            <w:tcBorders>
              <w:top w:val="single" w:color="auto" w:sz="8" w:space="0"/>
              <w:left w:val="single" w:color="auto" w:sz="8" w:space="0"/>
              <w:bottom w:val="single" w:color="auto" w:sz="18" w:space="0"/>
              <w:right w:val="single" w:color="auto" w:sz="8" w:space="0"/>
            </w:tcBorders>
            <w:shd w:val="clear" w:color="auto" w:fill="auto"/>
            <w:tcMar>
              <w:top w:w="0" w:type="dxa"/>
              <w:left w:w="108" w:type="dxa"/>
              <w:bottom w:w="0" w:type="dxa"/>
              <w:right w:w="108" w:type="dxa"/>
            </w:tcMar>
            <w:vAlign w:val="center"/>
          </w:tcPr>
          <w:p w14:paraId="291088F3">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25</w:t>
            </w:r>
          </w:p>
        </w:tc>
        <w:tc>
          <w:tcPr>
            <w:tcW w:w="1871" w:type="dxa"/>
            <w:tcBorders>
              <w:top w:val="single" w:color="auto" w:sz="8" w:space="0"/>
              <w:left w:val="single" w:color="auto" w:sz="8" w:space="0"/>
              <w:bottom w:val="single" w:color="auto" w:sz="18" w:space="0"/>
              <w:right w:val="single" w:color="auto" w:sz="18" w:space="0"/>
            </w:tcBorders>
            <w:shd w:val="clear" w:color="auto" w:fill="auto"/>
            <w:tcMar>
              <w:top w:w="0" w:type="dxa"/>
              <w:left w:w="108" w:type="dxa"/>
              <w:bottom w:w="0" w:type="dxa"/>
              <w:right w:w="108" w:type="dxa"/>
            </w:tcMar>
            <w:vAlign w:val="center"/>
          </w:tcPr>
          <w:p w14:paraId="07C612A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bl>
    <w:p w14:paraId="7A2FFBB8">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（三）评审分值（详见附件2）</w:t>
      </w:r>
    </w:p>
    <w:p w14:paraId="6E07CCEB">
      <w:pPr>
        <w:keepNext w:val="0"/>
        <w:keepLines w:val="0"/>
        <w:widowControl/>
        <w:suppressLineNumbers w:val="0"/>
        <w:shd w:val="clear" w:fill="FFFFFF"/>
        <w:spacing w:before="0" w:beforeAutospacing="1" w:after="0" w:afterAutospacing="1" w:line="590" w:lineRule="atLeast"/>
        <w:ind w:left="0" w:right="0" w:firstLine="96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价格评审：投标报价得分＝满分×（最低有效投标报价/投标报价）。得分保留2位小数。</w:t>
      </w:r>
    </w:p>
    <w:p w14:paraId="333E8E50">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（五）评标委员会构成</w:t>
      </w:r>
    </w:p>
    <w:p w14:paraId="1132267A">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1.评标委员会人数：</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7人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。其中：需求管理部门/需求部门代表</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1人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，集中采购团队代表</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1人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，外聘技术经济专家</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5人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3AF91C5C">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2.外聘技术经济专家：从招标代理机构专家库随机抽取产生。</w:t>
      </w:r>
    </w:p>
    <w:p w14:paraId="075DD61C">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（六）中标供应商标准</w:t>
      </w:r>
    </w:p>
    <w:p w14:paraId="2D9CBD46">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1.合格候选供应商条件：经评标委员会评审，通过符合性评审且综合得分不低于60分的供应商。</w:t>
      </w:r>
    </w:p>
    <w:p w14:paraId="5C185D1C">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2.中标/入围供应商：</w:t>
      </w:r>
    </w:p>
    <w:p w14:paraId="1832E2D2">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入围供应商原则：按照综合得分由高到底排序，排序在前的供应商按照以下原则确认入围供应商数量。</w:t>
      </w:r>
    </w:p>
    <w:p w14:paraId="79BCF197">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（1）当N＞2家时，取排序前10名的合格投标人作为入围供应商。</w:t>
      </w:r>
    </w:p>
    <w:p w14:paraId="2D0D2603">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（2）当N=2家时，取排序第1名的合格投标人作为入围供应商。</w:t>
      </w:r>
    </w:p>
    <w:p w14:paraId="75443DAC">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（3）当N=1家时，本项目流标。</w:t>
      </w:r>
    </w:p>
    <w:p w14:paraId="5C7249C6">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2FF7DD81">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rPr>
        <w:t>（七）其他约定</w:t>
      </w:r>
    </w:p>
    <w:p w14:paraId="56FCF36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本项目如发生中标候选人放弃中标、因不可抗力不能履行合同、不按照招标文件要求提交履约保证金，或者被查实存在影响中标结果的违法行为等情形，不符合中标条件的，我行将根据招投标法律法规，按照评标委员会提出的中标候选人名单排序，将排位靠后的投标人往前顺位增补为中标人，也可以重新招标。</w:t>
      </w:r>
    </w:p>
    <w:p w14:paraId="41BDE77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2.XXXX有权根据实际业务开展情况、业务发展需要和管理要求，进行增补供应商、退出供应商以及调整订单下单规则。</w:t>
      </w:r>
    </w:p>
    <w:p w14:paraId="2729D48C">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3.评审中出现下列情形之一的，评审委员会应当启动异常低价投标（响应）审查程序：</w:t>
      </w:r>
    </w:p>
    <w:p w14:paraId="678216C3">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（1）投标（响应）报价低于全部通过符合性审查供应商投标（响应）报价平均值50%的，即投标（响应）报价&lt;全部通过符合性审查供应商投标（响应）报价平均值×50%；</w:t>
      </w:r>
    </w:p>
    <w:p w14:paraId="00CF4BF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（2）投标（响应）报价低于通过符合性审查且报价次低供应商投标（响应）报价50%的，即投标（响应）报价&lt;通过符合性审查且报价次低供应商投标（响应）报价×50%；</w:t>
      </w:r>
    </w:p>
    <w:p w14:paraId="6C5D9549">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（3）投标（响应）报价低于采购项目最高限价45%的，即投标（响应）报价&lt;采购项目最高限价×45%；</w:t>
      </w:r>
    </w:p>
    <w:p w14:paraId="3AFE2E0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4）其他评审委员会认为供应商报价过低，有可能影响产品质量或者不能诚信履约的情形。评审委员会启动异常低价投标（响应）审查后，应当要求相关供应商在评审现场合理的时间内提供书面说明及必要的证明材料，对投标（响应）价格作出解释。书面说明、证明材料主要是项目具体成本测算等与报价合理性相关的说明、材料。评审委员会应当结合同类产品在主要电商平台的价格、该行业当地薪资水平等情况，依据专业经验对报价合理性进行判断。如果投标（响应）供应商不提供书面说明、证明材料，或者提供的书面说明、证明材料不能证明其报价合理性的，应当将其作为无效投标（响应）处理。审查相关情况应当在评审报告中记录。</w:t>
      </w:r>
    </w:p>
    <w:p w14:paraId="04861569">
      <w:pPr>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4.</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关键性合同条款：供应商在采购过程中必须响应，不得通过形式偏离或修改，影响或限制我行权力的关键性条款。</w:t>
      </w:r>
    </w:p>
    <w:p w14:paraId="428B1CD1">
      <w:pPr>
        <w:pStyle w:val="4"/>
        <w:keepNext w:val="0"/>
        <w:keepLines w:val="0"/>
        <w:widowControl/>
        <w:suppressLineNumbers w:val="0"/>
        <w:shd w:val="clear" w:fill="FFFFFF"/>
        <w:spacing w:before="0" w:beforeAutospacing="1" w:after="0" w:afterAutospacing="1"/>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5003C5BD">
      <w:pPr>
        <w:pStyle w:val="4"/>
        <w:keepNext w:val="0"/>
        <w:keepLines w:val="0"/>
        <w:widowControl/>
        <w:suppressLineNumbers w:val="0"/>
        <w:shd w:val="clear" w:fill="FFFFFF"/>
        <w:spacing w:before="0" w:beforeAutospacing="1" w:after="0" w:afterAutospacing="1"/>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2CC9E5A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八、采购合同</w:t>
      </w:r>
    </w:p>
    <w:p w14:paraId="5B22CA9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（一）合同形式及合同期限</w:t>
      </w:r>
    </w:p>
    <w:p w14:paraId="6682C91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1.合同形式：单价合同</w:t>
      </w:r>
    </w:p>
    <w:p w14:paraId="6771C9A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2.合同价格形式：固定单价</w:t>
      </w:r>
    </w:p>
    <w:p w14:paraId="0E42AE34">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3.合同期限：3年。首次签订期限为2年，在服务期届满前【30】个工作日内，如果双方均未向对方发出不再延续合同有效期的书面通知，则合同有效期将自动顺延【12】个月，自动顺延次数为【1】次。</w:t>
      </w:r>
    </w:p>
    <w:p w14:paraId="65ABFCB4">
      <w:pPr>
        <w:pStyle w:val="4"/>
        <w:keepNext w:val="0"/>
        <w:keepLines w:val="0"/>
        <w:widowControl/>
        <w:suppressLineNumbers w:val="0"/>
        <w:shd w:val="clear" w:fill="FFFFFF"/>
        <w:spacing w:before="0" w:beforeAutospacing="1" w:after="0" w:afterAutospacing="1" w:line="590" w:lineRule="atLeast"/>
        <w:ind w:left="0" w:right="0" w:firstLine="640"/>
        <w:jc w:val="both"/>
        <w:textAlignment w:val="baseline"/>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vertAlign w:val="baseline"/>
        </w:rPr>
        <w:t>（二）付款节点及比例</w:t>
      </w:r>
    </w:p>
    <w:p w14:paraId="5CB21D90">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1.预付款：否。</w:t>
      </w:r>
    </w:p>
    <w:p w14:paraId="0D331390">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2.支付节点：每月确认结算金额，每季度后结算。</w:t>
      </w:r>
    </w:p>
    <w:p w14:paraId="5458AA4C">
      <w:pPr>
        <w:pStyle w:val="4"/>
        <w:keepNext w:val="0"/>
        <w:keepLines w:val="0"/>
        <w:widowControl/>
        <w:suppressLineNumbers w:val="0"/>
        <w:shd w:val="clear" w:fill="FFFFFF"/>
        <w:spacing w:before="0" w:beforeAutospacing="1" w:after="0" w:afterAutospacing="1" w:line="590" w:lineRule="atLeast"/>
        <w:ind w:left="0" w:right="0" w:firstLine="0"/>
        <w:jc w:val="both"/>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rPr>
        <w:t> </w:t>
      </w:r>
    </w:p>
    <w:p w14:paraId="2A8D4263">
      <w:pPr>
        <w:pStyle w:val="4"/>
        <w:keepNext w:val="0"/>
        <w:keepLines w:val="0"/>
        <w:widowControl/>
        <w:suppressLineNumbers w:val="0"/>
        <w:shd w:val="clear" w:fill="FFFFFF"/>
        <w:spacing w:before="0" w:beforeAutospacing="1" w:after="0" w:afterAutospacing="1" w:line="590" w:lineRule="atLeast"/>
        <w:ind w:left="0" w:right="0" w:firstLine="320"/>
        <w:jc w:val="both"/>
        <w:textAlignment w:val="baseline"/>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vertAlign w:val="baseline"/>
        </w:rPr>
        <w:t>（三）订单下单原则</w:t>
      </w:r>
    </w:p>
    <w:p w14:paraId="036764A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本次下单遵循“双轨并行、赛马对赌、平稳起步”的原则。在并行初期（首月），实行“基准均分、小步快跑”策略，将CPS总流量按50%:50%的比例平均分配，设定较低的流量上限以测试两家供应商在理财、基金、保险等不同细分品类的转化承接能力；进入稳定期后，启动“动态赛马”机制，以月度为周期监控“有效户转化率”与“户均资产（AUM）贡献值”，若某家供应商连续两个月核心指标优于对手10%以上，次月订单分配比例向优胜方倾斜，调整双方分配比例，确保在双供应商格局下，通过高频动态调整实现优胜劣汰与业务规模的最大化。</w:t>
      </w:r>
    </w:p>
    <w:p w14:paraId="3E27767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九、评审时间</w:t>
      </w:r>
    </w:p>
    <w:p w14:paraId="4705B57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（一）招标公告发布。</w:t>
      </w:r>
      <w:r>
        <w:rPr>
          <w:rFonts w:hint="default" w:ascii="仿宋" w:hAnsi="仿宋" w:eastAsia="仿宋" w:cs="仿宋"/>
          <w:i w:val="0"/>
          <w:iCs w:val="0"/>
          <w:caps w:val="0"/>
          <w:color w:val="000000"/>
          <w:spacing w:val="0"/>
          <w:kern w:val="0"/>
          <w:sz w:val="24"/>
          <w:szCs w:val="24"/>
          <w:u w:val="none"/>
          <w:shd w:val="clear" w:fill="FFFFFF"/>
          <w:lang w:val="en-US" w:eastAsia="zh-CN" w:bidi="ar"/>
        </w:rPr>
        <w:t>集中采购方案获得批准完毕，由采购代理机构发布招标公告。</w:t>
      </w:r>
    </w:p>
    <w:p w14:paraId="6A9F61F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（二）招标时间。</w:t>
      </w:r>
      <w:r>
        <w:rPr>
          <w:rFonts w:hint="default" w:ascii="仿宋" w:hAnsi="仿宋" w:eastAsia="仿宋" w:cs="仿宋"/>
          <w:i w:val="0"/>
          <w:iCs w:val="0"/>
          <w:caps w:val="0"/>
          <w:color w:val="000000"/>
          <w:spacing w:val="0"/>
          <w:kern w:val="0"/>
          <w:sz w:val="24"/>
          <w:szCs w:val="24"/>
          <w:u w:val="none"/>
          <w:shd w:val="clear" w:fill="FFFFFF"/>
          <w:lang w:val="en-US" w:eastAsia="zh-CN" w:bidi="ar"/>
        </w:rPr>
        <w:t>从招标公告发布之日起至开标不得少于20日历天。</w:t>
      </w:r>
    </w:p>
    <w:p w14:paraId="4420CC7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07E4C0A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十、附件</w:t>
      </w:r>
    </w:p>
    <w:p w14:paraId="77CE31B9">
      <w:pPr>
        <w:keepNext w:val="0"/>
        <w:keepLines w:val="0"/>
        <w:widowControl/>
        <w:suppressLineNumbers w:val="0"/>
        <w:shd w:val="clear" w:fill="FFFFFF"/>
        <w:spacing w:before="0" w:beforeAutospacing="1" w:after="0" w:afterAutospacing="1" w:line="590" w:lineRule="atLeast"/>
        <w:ind w:left="64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附件1 采购需求说明书</w:t>
      </w:r>
    </w:p>
    <w:p w14:paraId="0B039BD2">
      <w:pPr>
        <w:keepNext w:val="0"/>
        <w:keepLines w:val="0"/>
        <w:widowControl/>
        <w:suppressLineNumbers w:val="0"/>
        <w:shd w:val="clear" w:fill="FFFFFF"/>
        <w:spacing w:before="0" w:beforeAutospacing="1" w:after="0" w:afterAutospacing="1" w:line="590" w:lineRule="atLeast"/>
        <w:ind w:left="64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附件2 评标分值表</w:t>
      </w:r>
    </w:p>
    <w:p w14:paraId="520649A7">
      <w:pPr>
        <w:keepNext w:val="0"/>
        <w:keepLines w:val="0"/>
        <w:widowControl/>
        <w:suppressLineNumbers w:val="0"/>
        <w:shd w:val="clear" w:fill="FFFFFF"/>
        <w:spacing w:before="0" w:beforeAutospacing="1" w:after="0" w:afterAutospacing="1" w:line="590" w:lineRule="atLeast"/>
        <w:ind w:left="0" w:right="1920" w:firstLine="0"/>
        <w:jc w:val="righ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w:t>
      </w:r>
    </w:p>
    <w:p w14:paraId="4C52F443">
      <w:pPr>
        <w:keepNext w:val="0"/>
        <w:keepLines w:val="0"/>
        <w:widowControl/>
        <w:suppressLineNumbers w:val="0"/>
        <w:shd w:val="clear" w:fill="FFFFFF"/>
        <w:spacing w:before="0" w:beforeAutospacing="1" w:after="0" w:afterAutospacing="1" w:line="590" w:lineRule="atLeast"/>
        <w:ind w:left="0" w:right="192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编制部门：财务部 </w:t>
      </w:r>
    </w:p>
    <w:p w14:paraId="2BFEF8C7">
      <w:pPr>
        <w:keepNext w:val="0"/>
        <w:keepLines w:val="0"/>
        <w:widowControl/>
        <w:suppressLineNumbers w:val="0"/>
        <w:shd w:val="clear" w:fill="FFFFFF"/>
        <w:spacing w:before="0" w:beforeAutospacing="1" w:after="0" w:afterAutospacing="1" w:line="590" w:lineRule="atLeast"/>
        <w:ind w:left="0" w:right="224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编制人：史天奇</w:t>
      </w:r>
    </w:p>
    <w:p w14:paraId="1BA8A5E8">
      <w:pPr>
        <w:keepNext w:val="0"/>
        <w:keepLines w:val="0"/>
        <w:widowControl/>
        <w:suppressLineNumbers w:val="0"/>
        <w:shd w:val="clear" w:fill="FFFFFF"/>
        <w:spacing w:before="0" w:beforeAutospacing="1" w:after="0" w:afterAutospacing="1" w:line="590" w:lineRule="atLeast"/>
        <w:ind w:left="0" w:right="320" w:firstLine="0"/>
        <w:jc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编制日期：2026年4月17日</w:t>
      </w:r>
    </w:p>
    <w:p w14:paraId="6C64FBB1">
      <w:pPr>
        <w:keepNext w:val="0"/>
        <w:keepLines w:val="0"/>
        <w:widowControl/>
        <w:suppressLineNumbers w:val="0"/>
        <w:shd w:val="clear" w:fill="FFFFFF"/>
        <w:spacing w:before="0" w:beforeAutospacing="1" w:after="0" w:afterAutospacing="1" w:line="590" w:lineRule="atLeast"/>
        <w:ind w:left="0" w:right="320" w:firstLine="0"/>
        <w:jc w:val="righ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w:t>
      </w:r>
    </w:p>
    <w:p w14:paraId="2AA7899B">
      <w:pPr>
        <w:keepNext w:val="0"/>
        <w:keepLines w:val="0"/>
        <w:widowControl/>
        <w:suppressLineNumbers w:val="0"/>
        <w:shd w:val="clear" w:fill="FFFFFF"/>
        <w:spacing w:before="0" w:beforeAutospacing="1" w:after="0" w:afterAutospacing="1" w:line="590" w:lineRule="atLeast"/>
        <w:ind w:left="0" w:right="0" w:firstLine="640"/>
        <w:jc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需求管理部门：客户服务部</w:t>
      </w:r>
    </w:p>
    <w:p w14:paraId="16C8AAC0">
      <w:pPr>
        <w:keepNext w:val="0"/>
        <w:keepLines w:val="0"/>
        <w:widowControl/>
        <w:suppressLineNumbers w:val="0"/>
        <w:shd w:val="clear" w:fill="FFFFFF"/>
        <w:spacing w:before="0" w:beforeAutospacing="1" w:after="0" w:afterAutospacing="1" w:line="590" w:lineRule="atLeast"/>
        <w:ind w:left="0" w:right="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经办人：周鑫</w:t>
      </w:r>
    </w:p>
    <w:p w14:paraId="35207ADC">
      <w:pPr>
        <w:keepNext w:val="0"/>
        <w:keepLines w:val="0"/>
        <w:widowControl/>
        <w:suppressLineNumbers w:val="0"/>
        <w:shd w:val="clear" w:fill="FFFFFF"/>
        <w:spacing w:before="0" w:beforeAutospacing="1" w:after="0" w:afterAutospacing="1"/>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br w:type="textWrapping"/>
      </w:r>
      <w:r>
        <w:rPr>
          <w:rFonts w:hint="default" w:ascii="黑体" w:hAnsi="宋体" w:eastAsia="黑体" w:cs="黑体"/>
          <w:i w:val="0"/>
          <w:iCs w:val="0"/>
          <w:caps w:val="0"/>
          <w:color w:val="000000"/>
          <w:spacing w:val="0"/>
          <w:kern w:val="0"/>
          <w:sz w:val="32"/>
          <w:szCs w:val="32"/>
          <w:u w:val="none"/>
          <w:shd w:val="clear" w:fill="FFFFFF"/>
          <w:lang w:val="en-US" w:eastAsia="zh-CN" w:bidi="ar"/>
        </w:rPr>
        <w:t>附件1</w:t>
      </w:r>
    </w:p>
    <w:p w14:paraId="27F6D83D">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采购需求说明书</w:t>
      </w:r>
    </w:p>
    <w:p w14:paraId="502223AD">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 </w:t>
      </w:r>
    </w:p>
    <w:p w14:paraId="284EFF7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一、采购类别：</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普通服务类</w:t>
      </w:r>
    </w:p>
    <w:p w14:paraId="5BED2433">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二、采购内容：</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为打</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破高潜供应商结算上限，充分体现多劳多得的分配原则，现面向全国招募优质资源拟采购2家具备成熟外呼营销能力的服务商提供服务，采用营销效果付费结算模式，服务范围为我行财富类存款、理财、基金、保险等业务，通过精准匹配业务类型，深化按效果付费的合作机制。</w:t>
      </w:r>
    </w:p>
    <w:p w14:paraId="6719E74C">
      <w:pPr>
        <w:pStyle w:val="2"/>
        <w:keepNext w:val="0"/>
        <w:keepLines w:val="0"/>
        <w:widowControl/>
        <w:suppressLineNumbers w:val="0"/>
        <w:shd w:val="clear" w:fill="FFFFFF"/>
        <w:spacing w:before="0" w:beforeAutospacing="0" w:after="0" w:afterAutospacing="0" w:line="590" w:lineRule="atLeast"/>
        <w:ind w:left="0" w:firstLine="640"/>
        <w:rPr>
          <w:rFonts w:hint="default" w:ascii="Helvetica" w:hAnsi="Helvetica" w:eastAsia="Helvetica" w:cs="Helvetica"/>
          <w:i w:val="0"/>
          <w:iCs w:val="0"/>
          <w:caps w:val="0"/>
          <w:color w:val="000000"/>
          <w:spacing w:val="0"/>
          <w:u w:val="none"/>
        </w:rPr>
      </w:pPr>
      <w:r>
        <w:rPr>
          <w:rFonts w:hint="default" w:ascii="黑体" w:hAnsi="宋体" w:eastAsia="黑体" w:cs="黑体"/>
          <w:i w:val="0"/>
          <w:iCs w:val="0"/>
          <w:caps w:val="0"/>
          <w:color w:val="000000"/>
          <w:spacing w:val="0"/>
          <w:sz w:val="32"/>
          <w:szCs w:val="32"/>
          <w:u w:val="none"/>
          <w:shd w:val="clear" w:fill="FFFFFF"/>
        </w:rPr>
        <w:t>三、采购预估金额</w:t>
      </w:r>
      <w:r>
        <w:rPr>
          <w:rFonts w:hint="default" w:ascii="仿宋_GB2312" w:hAnsi="Helvetica" w:eastAsia="仿宋_GB2312" w:cs="仿宋_GB2312"/>
          <w:i w:val="0"/>
          <w:iCs w:val="0"/>
          <w:caps w:val="0"/>
          <w:color w:val="000000"/>
          <w:spacing w:val="0"/>
          <w:sz w:val="32"/>
          <w:szCs w:val="32"/>
          <w:u w:val="none"/>
          <w:shd w:val="clear" w:fill="FFFFFF"/>
        </w:rPr>
        <w:t>:</w:t>
      </w:r>
    </w:p>
    <w:p w14:paraId="0625E454">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单年度采购预估金额</w:t>
      </w:r>
      <w:r>
        <w:rPr>
          <w:rFonts w:hint="default" w:ascii="仿宋_GB2312" w:hAnsi="Helvetica" w:eastAsia="仿宋_GB2312" w:cs="仿宋_GB2312"/>
          <w:i w:val="0"/>
          <w:iCs w:val="0"/>
          <w:caps w:val="0"/>
          <w:color w:val="000000"/>
          <w:spacing w:val="10"/>
          <w:sz w:val="32"/>
          <w:szCs w:val="32"/>
          <w:u w:val="none"/>
          <w:shd w:val="clear" w:fill="FFFFFF"/>
        </w:rPr>
        <w:t>：</w:t>
      </w:r>
      <w:r>
        <w:rPr>
          <w:rFonts w:hint="default" w:ascii="仿宋_GB2312" w:hAnsi="Helvetica" w:eastAsia="仿宋_GB2312" w:cs="仿宋_GB2312"/>
          <w:i w:val="0"/>
          <w:iCs w:val="0"/>
          <w:caps w:val="0"/>
          <w:color w:val="000000"/>
          <w:spacing w:val="0"/>
          <w:sz w:val="32"/>
          <w:szCs w:val="32"/>
          <w:u w:val="none"/>
          <w:shd w:val="clear" w:fill="FFFFFF"/>
        </w:rPr>
        <w:t>100</w:t>
      </w:r>
      <w:r>
        <w:rPr>
          <w:rFonts w:hint="default" w:ascii="仿宋_GB2312" w:hAnsi="Helvetica" w:eastAsia="仿宋_GB2312" w:cs="仿宋_GB2312"/>
          <w:i w:val="0"/>
          <w:iCs w:val="0"/>
          <w:caps w:val="0"/>
          <w:color w:val="000000"/>
          <w:spacing w:val="10"/>
          <w:sz w:val="32"/>
          <w:szCs w:val="32"/>
          <w:u w:val="none"/>
          <w:shd w:val="clear" w:fill="FFFFFF"/>
        </w:rPr>
        <w:t>万元。（合同执行开始12个月内的</w:t>
      </w:r>
      <w:r>
        <w:rPr>
          <w:rFonts w:hint="default" w:ascii="仿宋_GB2312" w:hAnsi="Helvetica" w:eastAsia="仿宋_GB2312" w:cs="仿宋_GB2312"/>
          <w:i w:val="0"/>
          <w:iCs w:val="0"/>
          <w:caps w:val="0"/>
          <w:color w:val="000000"/>
          <w:spacing w:val="0"/>
          <w:sz w:val="24"/>
          <w:szCs w:val="24"/>
          <w:u w:val="none"/>
          <w:shd w:val="clear" w:fill="FFFFFF"/>
        </w:rPr>
        <w:t>采购预估金额）</w:t>
      </w:r>
    </w:p>
    <w:p w14:paraId="6CB81080">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合同期</w:t>
      </w:r>
      <w:r>
        <w:rPr>
          <w:rFonts w:hint="default" w:ascii="仿宋_GB2312" w:hAnsi="Helvetica" w:eastAsia="仿宋_GB2312" w:cs="仿宋_GB2312"/>
          <w:i w:val="0"/>
          <w:iCs w:val="0"/>
          <w:caps w:val="0"/>
          <w:color w:val="000000"/>
          <w:spacing w:val="0"/>
          <w:sz w:val="24"/>
          <w:szCs w:val="24"/>
          <w:u w:val="none"/>
          <w:shd w:val="clear" w:fill="FFFFFF"/>
        </w:rPr>
        <w:t>采购预估金额</w:t>
      </w:r>
      <w:r>
        <w:rPr>
          <w:rFonts w:hint="default" w:ascii="仿宋_GB2312" w:hAnsi="Helvetica" w:eastAsia="仿宋_GB2312" w:cs="仿宋_GB2312"/>
          <w:i w:val="0"/>
          <w:iCs w:val="0"/>
          <w:caps w:val="0"/>
          <w:color w:val="000000"/>
          <w:spacing w:val="10"/>
          <w:sz w:val="32"/>
          <w:szCs w:val="32"/>
          <w:u w:val="none"/>
          <w:shd w:val="clear" w:fill="FFFFFF"/>
        </w:rPr>
        <w:t>：</w:t>
      </w:r>
      <w:r>
        <w:rPr>
          <w:rFonts w:hint="default" w:ascii="仿宋" w:hAnsi="仿宋" w:eastAsia="仿宋" w:cs="仿宋"/>
          <w:i w:val="0"/>
          <w:iCs w:val="0"/>
          <w:caps w:val="0"/>
          <w:color w:val="000000"/>
          <w:spacing w:val="10"/>
          <w:sz w:val="32"/>
          <w:szCs w:val="32"/>
          <w:u w:val="none"/>
          <w:shd w:val="clear" w:fill="FFFFFF"/>
        </w:rPr>
        <w:t>300</w:t>
      </w:r>
      <w:r>
        <w:rPr>
          <w:rFonts w:hint="default" w:ascii="仿宋_GB2312" w:hAnsi="Helvetica" w:eastAsia="仿宋_GB2312" w:cs="仿宋_GB2312"/>
          <w:i w:val="0"/>
          <w:iCs w:val="0"/>
          <w:caps w:val="0"/>
          <w:color w:val="000000"/>
          <w:spacing w:val="10"/>
          <w:sz w:val="32"/>
          <w:szCs w:val="32"/>
          <w:u w:val="none"/>
          <w:shd w:val="clear" w:fill="FFFFFF"/>
        </w:rPr>
        <w:t>万元。（从合同开始至合同终止期间的</w:t>
      </w:r>
      <w:r>
        <w:rPr>
          <w:rFonts w:hint="default" w:ascii="仿宋_GB2312" w:hAnsi="Helvetica" w:eastAsia="仿宋_GB2312" w:cs="仿宋_GB2312"/>
          <w:i w:val="0"/>
          <w:iCs w:val="0"/>
          <w:caps w:val="0"/>
          <w:color w:val="000000"/>
          <w:spacing w:val="0"/>
          <w:sz w:val="24"/>
          <w:szCs w:val="24"/>
          <w:u w:val="none"/>
          <w:shd w:val="clear" w:fill="FFFFFF"/>
        </w:rPr>
        <w:t>采购预估金额，按36个月预估）</w:t>
      </w:r>
    </w:p>
    <w:p w14:paraId="3F43DD9E">
      <w:pPr>
        <w:keepNext w:val="0"/>
        <w:keepLines w:val="0"/>
        <w:widowControl/>
        <w:suppressLineNumbers w:val="0"/>
        <w:shd w:val="clear" w:fill="FFFFFF"/>
        <w:spacing w:before="0" w:beforeAutospacing="1" w:after="0" w:afterAutospacing="1"/>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kern w:val="0"/>
          <w:sz w:val="24"/>
          <w:szCs w:val="24"/>
          <w:u w:val="none"/>
          <w:shd w:val="clear" w:fill="FFFFFF"/>
          <w:lang w:val="en-US" w:eastAsia="zh-CN" w:bidi="ar"/>
        </w:rPr>
        <w:t> </w:t>
      </w:r>
    </w:p>
    <w:p w14:paraId="60604A11">
      <w:pPr>
        <w:pStyle w:val="2"/>
        <w:keepNext w:val="0"/>
        <w:keepLines w:val="0"/>
        <w:widowControl/>
        <w:suppressLineNumbers w:val="0"/>
        <w:shd w:val="clear" w:fill="FFFFFF"/>
        <w:spacing w:before="0" w:beforeAutospacing="0" w:after="0" w:afterAutospacing="0" w:line="590" w:lineRule="atLeast"/>
        <w:ind w:left="630" w:firstLine="0"/>
        <w:rPr>
          <w:rFonts w:hint="default" w:ascii="Helvetica" w:hAnsi="Helvetica" w:eastAsia="Helvetica" w:cs="Helvetica"/>
          <w:i w:val="0"/>
          <w:iCs w:val="0"/>
          <w:caps w:val="0"/>
          <w:color w:val="000000"/>
          <w:spacing w:val="0"/>
          <w:u w:val="none"/>
        </w:rPr>
      </w:pPr>
      <w:r>
        <w:rPr>
          <w:rFonts w:hint="default" w:ascii="黑体" w:hAnsi="宋体" w:eastAsia="黑体" w:cs="黑体"/>
          <w:i w:val="0"/>
          <w:iCs w:val="0"/>
          <w:caps w:val="0"/>
          <w:color w:val="000000"/>
          <w:spacing w:val="0"/>
          <w:sz w:val="32"/>
          <w:szCs w:val="32"/>
          <w:u w:val="none"/>
          <w:shd w:val="clear" w:fill="FFFFFF"/>
        </w:rPr>
        <w:t>四、报价要求</w:t>
      </w:r>
    </w:p>
    <w:p w14:paraId="55F5D96A">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（一）报价要求</w:t>
      </w:r>
    </w:p>
    <w:p w14:paraId="78A312C4">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按照结算系数上限报价</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w:t>
      </w:r>
    </w:p>
    <w:p w14:paraId="0234F9AB">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（二）采购控制价</w:t>
      </w:r>
    </w:p>
    <w:p w14:paraId="26AE3781">
      <w:pPr>
        <w:pStyle w:val="4"/>
        <w:keepNext w:val="0"/>
        <w:keepLines w:val="0"/>
        <w:widowControl/>
        <w:suppressLineNumbers w:val="0"/>
        <w:shd w:val="clear" w:fill="FFFFFF"/>
        <w:spacing w:before="0" w:beforeAutospacing="1" w:after="0" w:afterAutospacing="1"/>
        <w:ind w:left="0" w:right="0" w:firstLine="64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0.6%。</w:t>
      </w:r>
    </w:p>
    <w:p w14:paraId="11AF6E1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五、服务管理要求</w:t>
      </w:r>
    </w:p>
    <w:p w14:paraId="056509C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（一）服务要求</w:t>
      </w:r>
    </w:p>
    <w:p w14:paraId="27A3A6A3">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根据公司提供的客户资源，通过电话和企微方式联系跟进，与客户进行有效沟通，了解客户需求，引导客户成交。</w:t>
      </w:r>
    </w:p>
    <w:p w14:paraId="2640D456">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2.定期电话或企微回访，与客户保持沟通并建立良好的关系，指导客户操作及挖掘客户需求。</w:t>
      </w:r>
    </w:p>
    <w:p w14:paraId="4D75F2B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3.对所销售的产品与服务有深入的了解，并可完成甲方分配的任务。</w:t>
      </w:r>
    </w:p>
    <w:p w14:paraId="633D32A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4.熟悉销售流程、包括开场白、需求挖掘、产品介绍、异议处理、促交成单等环节。</w:t>
      </w:r>
    </w:p>
    <w:p w14:paraId="0D9E8BB5">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5.具备较好的普通话功底并善于沟通和聆听。</w:t>
      </w:r>
    </w:p>
    <w:p w14:paraId="1C805094">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6.善于运用各类销售话术和技巧以促成客户转化。</w:t>
      </w:r>
    </w:p>
    <w:p w14:paraId="45F0B1C9">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7.供应商需具有</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财富类业务交付经验。</w:t>
      </w:r>
    </w:p>
    <w:p w14:paraId="0FBB760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8.交付地需有至少2个在服务的且服务时长≥2个月的营销类外呼项目。</w:t>
      </w:r>
    </w:p>
    <w:p w14:paraId="6D3B627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（二）服务标准要求与结算方法</w:t>
      </w:r>
    </w:p>
    <w:p w14:paraId="770B1E10">
      <w:pPr>
        <w:pStyle w:val="4"/>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sz w:val="24"/>
          <w:szCs w:val="24"/>
          <w:u w:val="none"/>
          <w:shd w:val="clear" w:fill="FFFFFF"/>
        </w:rPr>
        <w:t> </w:t>
      </w:r>
    </w:p>
    <w:p w14:paraId="24A2342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营销效果付费</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服务模式：</w:t>
      </w:r>
    </w:p>
    <w:p w14:paraId="5B3DC88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（1）此类结算模式适用于</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我行财富类存款、理财、基金、保险等业务。</w:t>
      </w:r>
    </w:p>
    <w:p w14:paraId="02F0CF0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(2)外包人员结算费用根据当月供应商业绩达成情况进行评估。</w:t>
      </w:r>
    </w:p>
    <w:p w14:paraId="33A14D5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(3)结算金额=</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有效用户的可结算月日均持仓规模*CPS系数</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-质量扣罚（质检和投诉）。其中服务标准注意事项如下：质检扣罚项与投诉扣罚标准以邮件为准。</w:t>
      </w:r>
    </w:p>
    <w:p w14:paraId="2759D7F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（4）以上服务费管理法则甲方有权根据业务运营需要进行规则调整，并将以邮件形式同步给乙方指定联系人邮箱。</w:t>
      </w:r>
    </w:p>
    <w:p w14:paraId="4108CD9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（三）安全与保密要求</w:t>
      </w:r>
    </w:p>
    <w:p w14:paraId="0119B9A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（1）供应商知悉本协议签订和合作过程中XXXX业务数据、系统信息、业务流程、培训及客户资料等均属商业机密，供应商人员需严格遵守XXXX运营要求。</w:t>
      </w:r>
    </w:p>
    <w:p w14:paraId="70F30132">
      <w:commentRangeStart w:id="1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（2）供应商确保供应商指派从事外包业务的坐席工作人员及与外包业务相关的项目管理人员均接受过保密培训，熟悉并掌握相关保密规定。供应商需和上述人员签订书面的保密协议。</w:t>
      </w:r>
    </w:p>
    <w:commentRangeEnd w:id="10"/>
    <w:r>
      <w:rPr>
        <w:rStyle w:val="CommentReference"/>
      </w:rPr>
      <w:commentReference w:id="10"/>
    </w:r>
    <w:p w14:paraId="6F24925B">
      <w:commentRangeStart w:id="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为保证信息安全，XXXX可在业务外包场所制定职场管理规范，坐席人员及业务外包相关的项目管理人员应予以遵守，同时XXXX定期或不定期对数据安全管理情况开展的检查工作，供应商需予以配合并对检查出的问题进行整改。</w:t>
      </w:r>
    </w:p>
    <w:commentRangeEnd w:id="11"/>
    <w:r>
      <w:rPr>
        <w:rStyle w:val="CommentReference"/>
      </w:rPr>
      <w:commentReference w:id="11"/>
    </w:r>
    <w:p w14:paraId="0E4F4C8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为保证信息安全，供应商应遵于业务外包场所严格的门禁管理和保安措施，未经XXXX同意任何无关，人员不得进入，XXXX有权定期或不定期要求调取供应商的监控录像和门禁记录、对职场进行现场或远程安全检查等，XXXX有权对安保提出合理的要求和建议，供应商应予以配合。</w:t>
      </w:r>
    </w:p>
    <w:p w14:paraId="0988922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本协议、本协议附件、本协议补无协议以及双方在合作过程中知悉的对方商业秘密(包括但不限于商业方案、保密信息或客户信息等)均属需保密内容，未经对方同意，各方不得将前述材料及信息向第三方，包括但不限于本方与该业务无关的人员披露。</w:t>
      </w:r>
    </w:p>
    <w:p w14:paraId="009C43A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（6）供应商积极配合XXXX不定期的审计和检查，中信XXXX享有对供应商所提供外包服务的审计和检查的权利。</w:t>
      </w:r>
    </w:p>
    <w:p w14:paraId="5FBEC6C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（7）供应商必须每月通报外包业务的有关事项。</w:t>
      </w:r>
    </w:p>
    <w:p w14:paraId="5013008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（8）供应商必须及时通报外包业务的突发性事件。</w:t>
      </w:r>
    </w:p>
    <w:p w14:paraId="5FF104C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（9）供应商必须配合XXXX接受银行业监督管理机构、国家司法机关等的监督或检查。</w:t>
      </w:r>
    </w:p>
    <w:p w14:paraId="0B7739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（10）供应商必须保障客户信息的安全性，客户信息不安全或客户权利受到影响时，XXXX有权随时终止本协议。</w:t>
      </w:r>
    </w:p>
    <w:p w14:paraId="3E0E497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（11）不得以XXXX的名义开展活动。</w:t>
      </w:r>
    </w:p>
    <w:p w14:paraId="1D28FC4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146D8FF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（三）其他要求</w:t>
      </w:r>
    </w:p>
    <w:p w14:paraId="2B0DC5B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1.双方将不断审核运营要求，在双方同意的基础上，可针对具体要求进行修改，并以邮件方式通知。</w:t>
      </w:r>
    </w:p>
    <w:p w14:paraId="7545834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供应商为实现本外包协议项下服务提供的人员，上述人员与供应商之间存在劳动或劳务等用工关系，上述人员与XXXX之间不存在任何劳动或劳务等用工关系。上述人员与供应商之间因用工关系(包括但不限于工资支付、休息休假、经济补偿、劳动福利)产生的纠纷由供应商自行处理并承担责任，与XXXX无关，XXXX因此受到损失包括但不限于业务，经济，舆情等风险与损失由供应商全额赔偿（含律师费等）。上述人员在工作时间、非工作时间、出差期间(无论由XXXX还是供应商指派)出现意外事故、疾病、工伤、非因工负伤等情况均与百信银行无关，由供应商负责处理并承担责任；XXXX因此受到损失或因协助处理该事项产生的一切费用，由供应商全额赔偿XXXX损失及费用（含律师费等）。</w:t>
      </w:r>
    </w:p>
    <w:p w14:paraId="15066B8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3.供应商应就本合同涉及的产品业务、服务标准中的相关内容对拟提供给XXXX的员工进行培训。</w:t>
      </w:r>
    </w:p>
    <w:p w14:paraId="71EEC44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4.供应商应履行本项目外包人员培训、选拔、考核、淘汰等职责，XXXX均有权随时进行监督或不定期抽检，并对供应商未按要求执行相关流程的，按照本附件违约责任部分处理。</w:t>
      </w:r>
    </w:p>
    <w:p w14:paraId="2D40CC41">
      <w:pPr>
        <w:keepNext w:val="0"/>
        <w:keepLines w:val="0"/>
        <w:widowControl/>
        <w:suppressLineNumbers w:val="0"/>
        <w:shd w:val="clear" w:fill="FFFFFF"/>
        <w:spacing w:before="0" w:beforeAutospacing="1" w:after="0" w:afterAutospacing="1" w:line="590" w:lineRule="atLeast"/>
        <w:ind w:left="0" w:right="0" w:firstLine="32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七、其他要求</w:t>
      </w:r>
    </w:p>
    <w:p w14:paraId="782B65D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（一）场地方面</w:t>
      </w:r>
    </w:p>
    <w:p w14:paraId="54BB885A">
      <w:commentRangeStart w:id="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1.电销系统须使用行方电销系统，严禁使用非行方要求的三方系统作业。</w:t>
      </w:r>
    </w:p>
    <w:commentRangeEnd w:id="0"/>
    <w:r>
      <w:rPr>
        <w:rStyle w:val="CommentReference"/>
      </w:rPr>
      <w:commentReference w:id="0"/>
    </w:r>
    <w:p w14:paraId="53AD3A2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2.须能够提供持续、稳定的电力和网络，确保工作时间内不间断供电与网络，保持业务连续性。</w:t>
      </w:r>
    </w:p>
    <w:p w14:paraId="180EA74A">
      <w:commentRangeStart w:id="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3.离岸服务须提供足够的专属独立工位与独立办公区域并设立门禁。</w:t>
      </w:r>
    </w:p>
    <w:commentRangeEnd w:id="1"/>
    <w:r>
      <w:rPr>
        <w:rStyle w:val="CommentReference"/>
      </w:rPr>
      <w:commentReference w:id="1"/>
    </w:r>
    <w:p w14:paraId="219967E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4.须配备必要的培训场所及培训所须设备。</w:t>
      </w:r>
    </w:p>
    <w:p w14:paraId="1BF7F74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5.须要配备员工休息室、会议室。</w:t>
      </w:r>
    </w:p>
    <w:p w14:paraId="5AEE6E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6.须无纸化办公、职场内严禁携带纸笔、手机、摄影器材、MP3/MP4、U盘、便携式设备等物品；如极个别情况需要携带纸笔，需向甲方报备并获得批准后执行。</w:t>
      </w:r>
    </w:p>
    <w:p w14:paraId="244D9764">
      <w:commentRangeStart w:id="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7.须安装监控摄像系统，系统须实现全方位监控无盲点且实时查看或提供其他满足行方的可行方案。视频数字录像监控单元须自动存储进入全天所有摄像设备活动图像及监控录像相关资料至少保留三个月。</w:t>
      </w:r>
    </w:p>
    <w:commentRangeEnd w:id="2"/>
    <w:r>
      <w:rPr>
        <w:rStyle w:val="CommentReference"/>
      </w:rPr>
      <w:commentReference w:id="2"/>
    </w:r>
    <w:p w14:paraId="222D7BD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8.根据业务规模、完成时间，在协商共识的基础上，确定每次项目的物理工位及一线坐席人员及配套运营人员。</w:t>
      </w:r>
    </w:p>
    <w:p w14:paraId="2E06850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9.须具备完善的信息安全防控、系统部署、人员部署、运营管理方案，如呼叫中心体系认证。</w:t>
      </w:r>
    </w:p>
    <w:p w14:paraId="233BF6BB">
      <w:commentRangeStart w:id="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10.供应商不得再次转包或委托其他人进行代理；</w:t>
      </w:r>
    </w:p>
    <w:commentRangeEnd w:id="3"/>
    <w:r>
      <w:rPr>
        <w:rStyle w:val="CommentReference"/>
      </w:rPr>
      <w:commentReference w:id="3"/>
    </w:r>
    <w:p w14:paraId="31A86269">
      <w:commentRangeStart w:i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11.XXXX指派的管理人员入驻外包办公场所实施外包项目现场监督管理，供应商须提供一切必要的支持与配合；</w:t>
      </w:r>
    </w:p>
    <w:commentRangeEnd w:id="4"/>
    <w:r>
      <w:rPr>
        <w:rStyle w:val="CommentReference"/>
      </w:rPr>
      <w:commentReference w:id="4"/>
    </w:r>
    <w:p w14:paraId="68B293F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（二）提供服务的主体资质方面</w:t>
      </w:r>
    </w:p>
    <w:p w14:paraId="360F7DD6">
      <w:commentRangeStart w:i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1.年龄原则上20-35岁，具有同业一年以上经验的可适度放宽至40岁。</w:t>
      </w:r>
    </w:p>
    <w:commentRangeEnd w:id="5"/>
    <w:r>
      <w:rPr>
        <w:rStyle w:val="CommentReference"/>
      </w:rPr>
      <w:commentReference w:id="5"/>
    </w:r>
    <w:p w14:paraId="321C4BE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2.学历要求需符合合同内规定。</w:t>
      </w:r>
    </w:p>
    <w:p w14:paraId="5C8A1D2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3.具有一定的营销能力。</w:t>
      </w:r>
    </w:p>
    <w:p w14:paraId="39C1536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4.具备一定的办公软件应用知识，打字速度在30字-60字/分钟。</w:t>
      </w:r>
    </w:p>
    <w:p w14:paraId="0174C3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5.普通话标准、口齿清晰，持有普通话二级乙等证书的优先。</w:t>
      </w:r>
    </w:p>
    <w:p w14:paraId="0170BA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6.为人诚信，工作积极主动、细致、热情，具有强烈的责任感、客户服务意识、高度的敬业精神和团体协作精神；</w:t>
      </w:r>
    </w:p>
    <w:p w14:paraId="7067186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7.遵守国家法律法规和金融工作纪律，具有良好的职业操守，诚实守信，无不良记录、无犯罪记录</w:t>
      </w:r>
    </w:p>
    <w:p w14:paraId="50766CE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8.供应商对本合同项下外包人员的培训、选拔、考核、淘汰标准须符合本合同项下业务要求。</w:t>
      </w:r>
    </w:p>
    <w:p w14:paraId="358DA85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9.供应商应确保参与本项目的外包人员身体健康，入场前均不存在各类传染性疾病。</w:t>
      </w:r>
    </w:p>
    <w:p w14:paraId="7EBAB6B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10.所有涉及的运营人员签署有效保密协议，其保密协议中应具有泄密责任追究条款。</w:t>
      </w:r>
    </w:p>
    <w:p w14:paraId="2BD9CAF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11.离场人员亦需须严格遵守XXXX制定的相关管理制度（包含现场管理办法、信息安全、数据安全、员工行为规范、保密管理、应急预案处理等相关制度和规定）。</w:t>
      </w:r>
    </w:p>
    <w:p w14:paraId="66E6F42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（三）业务管理方面</w:t>
      </w:r>
    </w:p>
    <w:p w14:paraId="780D0E5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1.每月业绩目标、考核项、需求人力，我方会以邮件形式通知。</w:t>
      </w:r>
    </w:p>
    <w:p w14:paraId="2DB11FC4">
      <w:commentRangeStart w:id="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业务开展之前须将人员名单上报XXXX，行方同意并完成入场流程后方可开展业务。同时每月第3个工作日将上月人员花名册报备至XXXX。花名册须包括但不限于坐席姓名、年龄、作业任务、服务周期、服务状态（新增、保持、剔除、转项目、转模式），全日制最高学历、同业经验等信息；</w:t>
      </w:r>
    </w:p>
    <w:commentRangeEnd w:id="6"/>
    <w:r>
      <w:rPr>
        <w:rStyle w:val="CommentReference"/>
      </w:rPr>
      <w:commentReference w:id="6"/>
    </w:r>
    <w:p w14:paraId="36D1563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3.服务商提供的服务人员务必为切实为我行服务的人员并提供实际作业效果，禁止一切弄虚作假的行为，一经发现我方将对其当月提供的服务不予结算，或对已结算费用进行追回。并视情况按照合同追究责任。</w:t>
      </w:r>
    </w:p>
    <w:p w14:paraId="57989532">
      <w:commentRangeStart w:id="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4.XXXX认为供应商人员提供服务无法满足本合同项下业务或服务需求，可随时要求供应商更换，人员替换周期原则上不超过个5工作日，替换后人员应当能够胜任本项目，并在行方同意后方可开展业务。</w:t>
      </w:r>
    </w:p>
    <w:commentRangeEnd w:id="7"/>
    <w:r>
      <w:rPr>
        <w:rStyle w:val="CommentReference"/>
      </w:rPr>
      <w:commentReference w:id="7"/>
    </w:r>
    <w:p w14:paraId="2C8473A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XXXX每月对作业同一类任务的供应商进行排名，若某家供应商连续两个月核心指标优于对手10%以上，次月订单分配比例向优胜方倾斜，调整双方分配比例，确保在双供应商格局下，通过高频动态调整实现优胜劣汰与业务规模的最大化</w:t>
      </w:r>
    </w:p>
    <w:p w14:paraId="57DADB0B">
      <w:commentRangeStart w:id="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项目运营须配备项目经理，以及全职坐席、班长，培训、质检人员可与其他项目共用，为确保业务及服务连续性，供应商不得随意撤换或调动项目人员。如确需变更项目人员，应及时与XXXX协商并确定方案后执行。</w:t>
      </w:r>
    </w:p>
    <w:commentRangeEnd w:id="8"/>
    <w:r>
      <w:rPr>
        <w:rStyle w:val="CommentReference"/>
      </w:rPr>
      <w:commentReference w:id="8"/>
    </w:r>
    <w:p w14:paraId="63CD0C3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7.为确保本合同项下业务或服务质量，供应商应对其员工开展业务培训，培训内容涉及本合同项下业务或服务的应经百信银行审核后使用。</w:t>
      </w:r>
    </w:p>
    <w:p w14:paraId="7665D55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日常投诉、风险要点须每周报备至XXXX，若涉及紧急、涉媒、涉银监投诉、风险点须一小时内将情况通知百信银行对接人员，并在事后通过邮件报备XXXX突发事件处理及整改方案；严禁出现引导客户报警、拨打客服热线等推诿情况以造成问题升级。</w:t>
      </w:r>
    </w:p>
    <w:p w14:paraId="0F0EFBB9">
      <w:commentRangeStart w:id="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10.须每日、每周提供运营报表，每月提供一次工作报告，报告内容应报告但不限于业绩分析、下阶段工作计划、问题解决方案及其他汇报事项。月度报告需前往XXXX指定地址，当面进行汇报。</w:t>
      </w:r>
    </w:p>
    <w:commentRangeEnd w:id="9"/>
    <w:r>
      <w:rPr>
        <w:rStyle w:val="CommentReference"/>
      </w:rPr>
      <w:commentReference w:id="9"/>
    </w:r>
    <w:p w14:paraId="5820A0F6">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（四）资质要求</w:t>
      </w:r>
    </w:p>
    <w:tbl>
      <w:tblPr>
        <w:tblStyle w:val="5"/>
        <w:tblW w:w="13833" w:type="dxa"/>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547"/>
        <w:gridCol w:w="11286"/>
      </w:tblGrid>
      <w:tr w14:paraId="5AC796E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PrEx>
        <w:trPr>
          <w:trHeight w:val="23" w:hRule="atLeast"/>
          <w:jc w:val="center"/>
        </w:trPr>
        <w:tc>
          <w:tcPr>
            <w:tcW w:w="1113"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08415AB">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人员类别</w:t>
            </w:r>
          </w:p>
        </w:tc>
        <w:tc>
          <w:tcPr>
            <w:tcW w:w="4931"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C02A67B">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基本资质要求</w:t>
            </w:r>
          </w:p>
        </w:tc>
      </w:tr>
      <w:tr w14:paraId="02C62756">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PrEx>
        <w:trPr>
          <w:trHeight w:val="23" w:hRule="atLeast"/>
          <w:jc w:val="center"/>
        </w:trPr>
        <w:tc>
          <w:tcPr>
            <w:tcW w:w="1113"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E1EB80D">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电销岗</w:t>
            </w:r>
          </w:p>
        </w:tc>
        <w:tc>
          <w:tcPr>
            <w:tcW w:w="493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28B3578">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无学历要求，至少</w:t>
            </w:r>
            <w:r>
              <w:rPr>
                <w:rFonts w:hint="eastAsia" w:ascii="宋体" w:hAnsi="宋体" w:eastAsia="宋体" w:cs="宋体"/>
                <w:caps w:val="0"/>
                <w:spacing w:val="0"/>
                <w:kern w:val="0"/>
                <w:sz w:val="21"/>
                <w:szCs w:val="21"/>
                <w:u w:val="none"/>
                <w:lang w:val="en-US" w:eastAsia="zh-CN" w:bidi="ar"/>
              </w:rPr>
              <w:t>1</w:t>
            </w:r>
            <w:r>
              <w:rPr>
                <w:rFonts w:hint="default" w:ascii="等线" w:hAnsi="等线" w:eastAsia="等线" w:cs="等线"/>
                <w:caps w:val="0"/>
                <w:spacing w:val="0"/>
                <w:kern w:val="0"/>
                <w:sz w:val="21"/>
                <w:szCs w:val="21"/>
                <w:u w:val="none"/>
                <w:lang w:val="en-US" w:eastAsia="zh-CN" w:bidi="ar"/>
              </w:rPr>
              <w:t>年电销经验</w:t>
            </w:r>
          </w:p>
        </w:tc>
      </w:tr>
    </w:tbl>
    <w:p w14:paraId="64A1D791">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 </w:t>
      </w:r>
    </w:p>
    <w:p w14:paraId="59F65007">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 </w:t>
      </w:r>
    </w:p>
    <w:p w14:paraId="1164875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以上报价包含税金、五险一金及供应商管理费等全部费用。相关资质要求以XXXX相关具体制度为准。</w:t>
      </w:r>
    </w:p>
    <w:p w14:paraId="6E3DC41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八、供应商分配及订单下单原则</w:t>
      </w:r>
    </w:p>
    <w:p w14:paraId="4CAD475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鉴于财富业务首次引入CPS结算模式且中标供应商数量为2家，本次下单遵循“双轨并行、赛马对赌、平稳起步”的原则。在并行初期（首月），实行“基准均分、小步快跑”策略，将CPS总流量按50%:50%的比例平均分配，设定较低的流量上限以测试两家供应商在理财、基金、保险等不同细分品类的转化承接能力；进入稳定期后，启动“动态赛马”机制，以月度为周期监控“有效户转化率”与“户均资产（AUM）贡献值”，若某家供应商连续两个月核心指标优于对手10%以上，次月订单分配比例向优胜方倾斜，调整双方分配比例，确保在双供应商格局下，通过高频动态调整实现优胜劣汰与业务规模的最大化。</w:t>
      </w:r>
    </w:p>
    <w:p w14:paraId="2D319CD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九、支付节点</w:t>
      </w:r>
    </w:p>
    <w:p w14:paraId="511C857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每月根据实际人员订单完成情况进行考核，每季度结算。</w:t>
      </w:r>
    </w:p>
    <w:p w14:paraId="282A287F">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 </w:t>
      </w:r>
    </w:p>
    <w:p w14:paraId="1CC60C0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八、</w:t>
      </w:r>
    </w:p>
    <w:p w14:paraId="3AC4AF2F">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附件2</w:t>
      </w:r>
    </w:p>
    <w:p w14:paraId="6FE05807">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44"/>
          <w:szCs w:val="44"/>
          <w:u w:val="none"/>
          <w:shd w:val="clear" w:fill="FFFFFF"/>
          <w:lang w:val="en-US" w:eastAsia="zh-CN" w:bidi="ar"/>
        </w:rPr>
        <w:t>评标分值表</w:t>
      </w:r>
    </w:p>
    <w:tbl>
      <w:tblPr>
        <w:tblStyle w:val="5"/>
        <w:tblW w:w="7701" w:type="dxa"/>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69"/>
        <w:gridCol w:w="1154"/>
        <w:gridCol w:w="3678"/>
        <w:gridCol w:w="651"/>
        <w:gridCol w:w="1149"/>
      </w:tblGrid>
      <w:tr w14:paraId="3D61319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12" w:hRule="atLeast"/>
          <w:jc w:val="center"/>
        </w:trPr>
        <w:tc>
          <w:tcPr>
            <w:tcW w:w="1069"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FF5E294">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评分大类</w:t>
            </w:r>
          </w:p>
        </w:tc>
        <w:tc>
          <w:tcPr>
            <w:tcW w:w="1154"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95C872D">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细项及</w:t>
            </w:r>
          </w:p>
          <w:p w14:paraId="31F615B3">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分值</w:t>
            </w:r>
          </w:p>
        </w:tc>
        <w:tc>
          <w:tcPr>
            <w:tcW w:w="3678"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00CE27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评分说明</w:t>
            </w:r>
          </w:p>
        </w:tc>
        <w:tc>
          <w:tcPr>
            <w:tcW w:w="651"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A3483F9">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评审维度</w:t>
            </w:r>
          </w:p>
        </w:tc>
        <w:tc>
          <w:tcPr>
            <w:tcW w:w="1149"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A27648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备注</w:t>
            </w:r>
          </w:p>
        </w:tc>
      </w:tr>
      <w:tr w14:paraId="588C7A4F">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58" w:hRule="atLeast"/>
          <w:jc w:val="center"/>
        </w:trPr>
        <w:tc>
          <w:tcPr>
            <w:tcW w:w="106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680641C">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企业实力（35分）</w:t>
            </w: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00CFFA2">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企业案例（27分）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C06A2D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年至今为入围银行机构类似业务的供应商库.每一项2分，本项目最高10分。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AE828C7">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63A3E5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4F8CAC2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58"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B949880">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236920E">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72743A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年至今为入围非银行金融机构类似业务供应商库：每一项2分，本项目最高得8分。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C1232D5">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A67E710">
            <w:pPr>
              <w:rPr>
                <w:rFonts w:hint="eastAsia" w:ascii="宋体"/>
                <w:sz w:val="24"/>
                <w:szCs w:val="24"/>
              </w:rPr>
            </w:pPr>
          </w:p>
        </w:tc>
      </w:tr>
      <w:tr w14:paraId="66AACC7A">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661AC5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7008FF4">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B4FD08D">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年至今为客户提供</w:t>
            </w:r>
            <w:r>
              <w:rPr>
                <w:rFonts w:hint="default" w:ascii="仿宋_GB2312" w:eastAsia="仿宋_GB2312" w:cs="仿宋_GB2312" w:hAnsiTheme="minorHAnsi"/>
                <w:color w:val="FF0000"/>
                <w:kern w:val="0"/>
                <w:sz w:val="21"/>
                <w:szCs w:val="21"/>
                <w:lang w:val="en-US" w:eastAsia="zh-CN" w:bidi="ar"/>
              </w:rPr>
              <w:t>20</w:t>
            </w:r>
            <w:r>
              <w:rPr>
                <w:rFonts w:hint="default" w:ascii="仿宋_GB2312" w:eastAsia="仿宋_GB2312" w:cs="仿宋_GB2312" w:hAnsiTheme="minorHAnsi"/>
                <w:color w:val="000000"/>
                <w:kern w:val="0"/>
                <w:sz w:val="21"/>
                <w:szCs w:val="21"/>
                <w:lang w:val="en-US" w:eastAsia="zh-CN" w:bidi="ar"/>
              </w:rPr>
              <w:t>人（含）以上营销服务案例，</w:t>
            </w:r>
          </w:p>
          <w:p w14:paraId="38790ED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1-2项得1分；</w:t>
            </w:r>
          </w:p>
          <w:p w14:paraId="38DE21D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3-4项得4分；</w:t>
            </w:r>
          </w:p>
          <w:p w14:paraId="5C2A52A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5-6项得7分；</w:t>
            </w:r>
          </w:p>
          <w:p w14:paraId="711817C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7项及以上得9分。</w:t>
            </w:r>
          </w:p>
          <w:p w14:paraId="76B99A6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本项目最高得9分。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3938E1A">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213482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0FF6B9E7">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2673DD2">
            <w:pPr>
              <w:rPr>
                <w:rFonts w:hint="eastAsia" w:ascii="宋体"/>
                <w:sz w:val="24"/>
                <w:szCs w:val="24"/>
              </w:rPr>
            </w:pPr>
          </w:p>
        </w:tc>
        <w:tc>
          <w:tcPr>
            <w:tcW w:w="115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71EAF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企业资质</w:t>
            </w:r>
          </w:p>
          <w:p w14:paraId="32494E9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（8分）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6931FD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具有有效的具有有效的ISO9000系列认证、ISO14001系列认证、ISO20000系列认证、ISO27001系列认证等认证证书;上述资质每有1项得2分，最高得8分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B44ADBC">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CEB79CD">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3F1F4824">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569" w:hRule="atLeast"/>
          <w:jc w:val="center"/>
        </w:trPr>
        <w:tc>
          <w:tcPr>
            <w:tcW w:w="1069"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2DB3F9E">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服</w:t>
            </w:r>
          </w:p>
          <w:p w14:paraId="50CCE44E">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务方案</w:t>
            </w:r>
          </w:p>
          <w:p w14:paraId="6A145715">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b/>
                <w:bCs/>
                <w:kern w:val="0"/>
                <w:sz w:val="21"/>
                <w:szCs w:val="21"/>
                <w:lang w:val="en-US" w:eastAsia="zh-CN" w:bidi="ar"/>
              </w:rPr>
              <w:t>（30分）</w:t>
            </w:r>
          </w:p>
          <w:p w14:paraId="53D49B2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 </w:t>
            </w: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E868C25">
            <w:pPr>
              <w:keepNext w:val="0"/>
              <w:keepLines w:val="0"/>
              <w:widowControl/>
              <w:suppressLineNumbers w:val="0"/>
              <w:spacing w:before="0" w:beforeAutospacing="1" w:after="0" w:afterAutospacing="1" w:line="300" w:lineRule="atLeast"/>
              <w:ind w:left="0" w:right="0"/>
              <w:jc w:val="center"/>
            </w:pPr>
            <w:r>
              <w:rPr>
                <w:rFonts w:hint="default" w:ascii="仿宋_GB2312" w:eastAsia="仿宋_GB2312" w:cs="仿宋_GB2312" w:hAnsiTheme="minorHAnsi"/>
                <w:b/>
                <w:bCs/>
                <w:color w:val="000000"/>
                <w:kern w:val="0"/>
                <w:sz w:val="21"/>
                <w:szCs w:val="21"/>
                <w:lang w:val="en-US" w:eastAsia="zh-CN" w:bidi="ar"/>
              </w:rPr>
              <w:t>客户信息安全保护方案</w:t>
            </w:r>
          </w:p>
          <w:p w14:paraId="7BE7C654">
            <w:pPr>
              <w:keepNext w:val="0"/>
              <w:keepLines w:val="0"/>
              <w:widowControl/>
              <w:suppressLineNumbers w:val="0"/>
              <w:spacing w:before="0" w:beforeAutospacing="1" w:after="0" w:afterAutospacing="1" w:line="300" w:lineRule="atLeast"/>
              <w:ind w:left="0" w:right="0"/>
              <w:jc w:val="center"/>
            </w:pPr>
            <w:r>
              <w:rPr>
                <w:rFonts w:hint="default" w:ascii="仿宋_GB2312" w:eastAsia="仿宋_GB2312" w:cs="仿宋_GB2312" w:hAnsiTheme="minorHAnsi"/>
                <w:b/>
                <w:bCs/>
                <w:color w:val="000000"/>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E8E45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3943F6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8199EE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74412AA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5024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E3F8D11">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3DAACD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52BCACE">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10C1D3F">
            <w:pPr>
              <w:rPr>
                <w:rFonts w:hint="eastAsia" w:ascii="宋体"/>
                <w:sz w:val="24"/>
                <w:szCs w:val="24"/>
              </w:rPr>
            </w:pPr>
          </w:p>
        </w:tc>
      </w:tr>
      <w:tr w14:paraId="294198F6">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C7D0C3">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DEE8A62">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CCCE72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88A22F6">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0F42DCD5">
            <w:pPr>
              <w:rPr>
                <w:rFonts w:hint="eastAsia" w:ascii="宋体"/>
                <w:sz w:val="24"/>
                <w:szCs w:val="24"/>
              </w:rPr>
            </w:pPr>
          </w:p>
        </w:tc>
      </w:tr>
      <w:tr w14:paraId="6B50CA67">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62EDDF">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1A0759F">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坐席服务质量管理方案</w:t>
            </w:r>
          </w:p>
          <w:p w14:paraId="54F0FDE1">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（10分）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A4188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服务方案可行，满足招标人需求得7-10分。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1E0C9F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4701B58">
            <w:pPr>
              <w:rPr>
                <w:rFonts w:hint="eastAsia" w:ascii="宋体"/>
                <w:sz w:val="24"/>
                <w:szCs w:val="24"/>
              </w:rPr>
            </w:pPr>
          </w:p>
        </w:tc>
      </w:tr>
      <w:tr w14:paraId="344CD62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364"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9101126">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ECFB6A2">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3245C60">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服务方案较可行，基本满足招标人需求得3-6分。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494B420">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10F2E36">
            <w:pPr>
              <w:rPr>
                <w:rFonts w:hint="eastAsia" w:ascii="宋体"/>
                <w:sz w:val="24"/>
                <w:szCs w:val="24"/>
              </w:rPr>
            </w:pPr>
          </w:p>
        </w:tc>
      </w:tr>
      <w:tr w14:paraId="5AE6499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338"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FC0A4F">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87382C9">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609591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服务方案一般，对招标人需求针对性需要加强，得0-2分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127DDFF">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0A2F7E8">
            <w:pPr>
              <w:rPr>
                <w:rFonts w:hint="eastAsia" w:ascii="宋体"/>
                <w:sz w:val="24"/>
                <w:szCs w:val="24"/>
              </w:rPr>
            </w:pPr>
          </w:p>
        </w:tc>
      </w:tr>
      <w:tr w14:paraId="4A0B657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33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AA92B2">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E960974">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企业内控体系</w:t>
            </w:r>
          </w:p>
          <w:p w14:paraId="4B422A8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6002C6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1E533E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03FE29AD">
            <w:pPr>
              <w:rPr>
                <w:rFonts w:hint="eastAsia" w:ascii="宋体"/>
                <w:sz w:val="24"/>
                <w:szCs w:val="24"/>
              </w:rPr>
            </w:pPr>
          </w:p>
        </w:tc>
      </w:tr>
      <w:tr w14:paraId="0E37FAFF">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491"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A4CF4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3DC9734">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35BF52F">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6FF6D9C">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62ADC93">
            <w:pPr>
              <w:rPr>
                <w:rFonts w:hint="eastAsia" w:ascii="宋体"/>
                <w:sz w:val="24"/>
                <w:szCs w:val="24"/>
              </w:rPr>
            </w:pPr>
          </w:p>
        </w:tc>
      </w:tr>
      <w:tr w14:paraId="4E5B767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31873B4">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294FCD0">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F1297E6">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9F7136E">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38BB6B67">
            <w:pPr>
              <w:rPr>
                <w:rFonts w:hint="eastAsia" w:ascii="宋体"/>
                <w:sz w:val="24"/>
                <w:szCs w:val="24"/>
              </w:rPr>
            </w:pPr>
          </w:p>
        </w:tc>
      </w:tr>
      <w:tr w14:paraId="6641C11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E84EAFE">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F4817D8">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项目实施质量保证措施</w:t>
            </w:r>
          </w:p>
          <w:p w14:paraId="17334CE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b/>
                <w:bCs/>
                <w:color w:val="000000"/>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EC9D53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29FD8D9">
            <w:pPr>
              <w:keepNext w:val="0"/>
              <w:keepLines w:val="0"/>
              <w:widowControl/>
              <w:suppressLineNumbers w:val="0"/>
              <w:spacing w:before="0" w:beforeAutospacing="1" w:after="0" w:afterAutospacing="1"/>
              <w:ind w:left="0" w:right="0"/>
              <w:jc w:val="both"/>
            </w:pPr>
            <w:r>
              <w:rPr>
                <w:rFonts w:hint="default" w:ascii="仿宋_GB2312" w:eastAsia="仿宋_GB2312" w:cs="仿宋_GB2312" w:hAnsiTheme="minorHAnsi"/>
                <w:kern w:val="0"/>
                <w:sz w:val="21"/>
                <w:szCs w:val="21"/>
                <w:lang w:val="en-US" w:eastAsia="zh-CN" w:bidi="ar"/>
              </w:rPr>
              <w:t>主观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3F3CD4C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0B2BC64E">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941B75A">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A48368">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D7606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FC37D24">
            <w:pPr>
              <w:rPr>
                <w:rFonts w:hint="eastAsia" w:ascii="宋体"/>
                <w:sz w:val="24"/>
                <w:szCs w:val="24"/>
              </w:rPr>
            </w:pP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30CCA5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55411BB2">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28B0C">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B754AB5">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B58286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7CF2012">
            <w:pPr>
              <w:rPr>
                <w:rFonts w:hint="eastAsia" w:ascii="宋体"/>
                <w:sz w:val="24"/>
                <w:szCs w:val="24"/>
              </w:rPr>
            </w:pP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6D78710">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5E2C3C11">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68A3151">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D96673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企业人员培训机制（5分）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CD6707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234642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EBF884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7CED4EB0">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0480745">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78D44DE">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B6CC59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E07E34C">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8DA078E">
            <w:pPr>
              <w:rPr>
                <w:rFonts w:hint="eastAsia" w:ascii="宋体"/>
                <w:sz w:val="24"/>
                <w:szCs w:val="24"/>
              </w:rPr>
            </w:pPr>
          </w:p>
        </w:tc>
      </w:tr>
      <w:tr w14:paraId="3F5B444A">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403"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77CAD">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8A7D33D">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FEA28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ECC542B">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6744033D">
            <w:pPr>
              <w:rPr>
                <w:rFonts w:hint="eastAsia" w:ascii="宋体"/>
                <w:sz w:val="24"/>
                <w:szCs w:val="24"/>
              </w:rPr>
            </w:pPr>
          </w:p>
        </w:tc>
      </w:tr>
      <w:tr w14:paraId="5A3B2F48">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1243" w:hRule="atLeast"/>
          <w:jc w:val="center"/>
        </w:trPr>
        <w:tc>
          <w:tcPr>
            <w:tcW w:w="1069"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58B652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企业服务能力</w:t>
            </w:r>
          </w:p>
          <w:p w14:paraId="4A30138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（10分）</w:t>
            </w: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44753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企业服务能力</w:t>
            </w:r>
          </w:p>
          <w:p w14:paraId="38E42779">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（10分）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5DBA2C">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企业2025年度财富类项目外呼结算金额：</w:t>
            </w:r>
          </w:p>
          <w:p w14:paraId="5404B9B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0-500万得1分；</w:t>
            </w:r>
          </w:p>
          <w:p w14:paraId="73340C1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501-1000万得3分；</w:t>
            </w:r>
          </w:p>
          <w:p w14:paraId="4F77051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1001-2000万得4分；</w:t>
            </w:r>
          </w:p>
          <w:p w14:paraId="66BE6195">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2000万以上得5分；</w:t>
            </w:r>
          </w:p>
          <w:p w14:paraId="52B7BCC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本项目最高5分。服务不同机构项目数得分不累计，按项目数最高算。</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1456F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CCA4C5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32119989">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67"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8558B4">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6EA1427">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7D1434">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企业2025年度现有及过往合作案例中包含的财富类项目的甲方个数情况：</w:t>
            </w:r>
          </w:p>
          <w:p w14:paraId="28A01BF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1-2个得1分；</w:t>
            </w:r>
          </w:p>
          <w:p w14:paraId="70CE1F8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3-4个得3分；</w:t>
            </w:r>
          </w:p>
          <w:p w14:paraId="33FBFB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5-6个得4分；</w:t>
            </w:r>
          </w:p>
          <w:p w14:paraId="2BED3C2F">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7个及以上得5分；</w:t>
            </w:r>
          </w:p>
          <w:p w14:paraId="17356872">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本项目最高5分。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7EA7768">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 </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1D9B26A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39D9696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67" w:hRule="atLeast"/>
          <w:jc w:val="center"/>
        </w:trPr>
        <w:tc>
          <w:tcPr>
            <w:tcW w:w="106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0FA620D">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投标报价（25分）</w:t>
            </w:r>
          </w:p>
        </w:tc>
        <w:tc>
          <w:tcPr>
            <w:tcW w:w="1154"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1C45BFA">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投标报价（25分）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7F90B1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详见备注“投标报价计算规则”</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079D61A">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3CDC6F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bl>
    <w:p w14:paraId="34867E1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备注：</w:t>
      </w:r>
    </w:p>
    <w:p w14:paraId="3BBF783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 企业案例要求：</w:t>
      </w:r>
    </w:p>
    <w:p w14:paraId="1A6A5E5D">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（1）业绩时限要求：</w:t>
      </w:r>
      <w:r>
        <w:rPr>
          <w:rFonts w:hint="default" w:ascii="仿宋" w:hAnsi="仿宋" w:eastAsia="仿宋" w:cs="仿宋"/>
          <w:i w:val="0"/>
          <w:iCs w:val="0"/>
          <w:caps w:val="0"/>
          <w:color w:val="FF0000"/>
          <w:spacing w:val="0"/>
          <w:kern w:val="0"/>
          <w:sz w:val="32"/>
          <w:szCs w:val="32"/>
          <w:u w:val="none"/>
          <w:shd w:val="clear" w:fill="FFFFFF"/>
          <w:lang w:val="en-US" w:eastAsia="zh-CN" w:bidi="ar"/>
        </w:rPr>
        <w:t>2</w:t>
      </w:r>
      <w:r>
        <w:rPr>
          <w:rFonts w:hint="default" w:ascii="仿宋_GB2312" w:hAnsi="Helvetica" w:eastAsia="仿宋_GB2312" w:cs="仿宋_GB2312"/>
          <w:i w:val="0"/>
          <w:iCs w:val="0"/>
          <w:caps w:val="0"/>
          <w:color w:val="FF0000"/>
          <w:spacing w:val="0"/>
          <w:kern w:val="0"/>
          <w:sz w:val="32"/>
          <w:szCs w:val="32"/>
          <w:u w:val="none"/>
          <w:shd w:val="clear" w:fill="FFFFFF"/>
          <w:lang w:val="en-US" w:eastAsia="zh-CN" w:bidi="ar"/>
        </w:rPr>
        <w:t>025</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年1月1日至今，以合同覆盖时间为准。</w:t>
      </w:r>
    </w:p>
    <w:p w14:paraId="26E3D9A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sz w:val="32"/>
          <w:szCs w:val="32"/>
          <w:u w:val="none"/>
          <w:shd w:val="clear" w:fill="FFFFFF"/>
        </w:rPr>
        <w:t>（2）服务内容范围：包括且不限于</w:t>
      </w:r>
      <w:r>
        <w:rPr>
          <w:rFonts w:hint="default" w:ascii="仿宋_GB2312" w:hAnsi="Helvetica" w:eastAsia="仿宋_GB2312" w:cs="仿宋_GB2312"/>
          <w:i w:val="0"/>
          <w:iCs w:val="0"/>
          <w:caps w:val="0"/>
          <w:color w:val="000000"/>
          <w:spacing w:val="10"/>
          <w:sz w:val="32"/>
          <w:szCs w:val="32"/>
          <w:u w:val="none"/>
          <w:shd w:val="clear" w:fill="FFFFFF"/>
        </w:rPr>
        <w:t>通过电话或者企业微信向客户推销</w:t>
      </w:r>
      <w:r>
        <w:rPr>
          <w:rFonts w:hint="default" w:ascii="仿宋_GB2312" w:hAnsi="Helvetica" w:eastAsia="仿宋_GB2312" w:cs="仿宋_GB2312"/>
          <w:i w:val="0"/>
          <w:iCs w:val="0"/>
          <w:caps w:val="0"/>
          <w:color w:val="000000"/>
          <w:spacing w:val="0"/>
          <w:sz w:val="32"/>
          <w:szCs w:val="32"/>
          <w:u w:val="none"/>
          <w:shd w:val="clear" w:fill="FFFFFF"/>
        </w:rPr>
        <w:t>财富类存款、理财、基金、保险等业务。</w:t>
      </w:r>
    </w:p>
    <w:p w14:paraId="7834F98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（3）入围标准：</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提供相关合同复印件关键页及盖章页；证明材料中应能体现签约时间、服务范围、签约主体等关键性内容。如证明材料无法体现具体工作范围，供应商需提供加盖公章的业务服务范围说明。上述材料涉及敏感信息的，允许供应商予以隐藏。</w:t>
      </w:r>
    </w:p>
    <w:p w14:paraId="0F71E48C">
      <w:pPr>
        <w:keepNext w:val="0"/>
        <w:keepLines w:val="0"/>
        <w:widowControl/>
        <w:suppressLineNumbers w:val="0"/>
        <w:shd w:val="clear" w:fill="FFFFFF"/>
        <w:spacing w:before="0" w:beforeAutospacing="1" w:after="0" w:afterAutospacing="1" w:line="58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（4）20人及以上营销服务案例要求：</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提供</w:t>
      </w:r>
      <w:r>
        <w:rPr>
          <w:rFonts w:hint="default" w:ascii="仿宋_GB2312" w:hAnsi="Helvetica" w:eastAsia="仿宋_GB2312" w:cs="仿宋_GB2312"/>
          <w:b/>
          <w:bCs/>
          <w:i w:val="0"/>
          <w:iCs w:val="0"/>
          <w:caps w:val="0"/>
          <w:color w:val="FF0000"/>
          <w:spacing w:val="0"/>
          <w:kern w:val="0"/>
          <w:sz w:val="32"/>
          <w:szCs w:val="32"/>
          <w:u w:val="none"/>
          <w:shd w:val="clear" w:fill="FFFFFF"/>
          <w:lang w:val="en-US" w:eastAsia="zh-CN" w:bidi="ar"/>
        </w:rPr>
        <w:t>20</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人（含）以上坐席服务案例。需包含：</w:t>
      </w:r>
    </w:p>
    <w:p w14:paraId="43155AA2">
      <w:pPr>
        <w:keepNext w:val="0"/>
        <w:keepLines w:val="0"/>
        <w:widowControl/>
        <w:suppressLineNumbers w:val="0"/>
        <w:shd w:val="clear" w:fill="FFFFFF"/>
        <w:spacing w:before="0" w:beforeAutospacing="1" w:after="0" w:afterAutospacing="1" w:line="58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（4.1）提供月度或年度的结算单，结算单应能体现坐席人员总人数。</w:t>
      </w:r>
    </w:p>
    <w:p w14:paraId="1D2FF1E1">
      <w:pPr>
        <w:keepNext w:val="0"/>
        <w:keepLines w:val="0"/>
        <w:widowControl/>
        <w:suppressLineNumbers w:val="0"/>
        <w:shd w:val="clear" w:fill="FFFFFF"/>
        <w:spacing w:before="0" w:beforeAutospacing="1" w:after="0" w:afterAutospacing="1" w:line="58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（4.2）提供被服务机构</w:t>
      </w:r>
      <w:r>
        <w:rPr>
          <w:rFonts w:hint="default" w:ascii="仿宋_GB2312" w:hAnsi="Helvetica" w:eastAsia="仿宋_GB2312" w:cs="仿宋_GB2312"/>
          <w:i w:val="0"/>
          <w:iCs w:val="0"/>
          <w:caps w:val="0"/>
          <w:color w:val="FF0000"/>
          <w:spacing w:val="0"/>
          <w:kern w:val="0"/>
          <w:sz w:val="32"/>
          <w:szCs w:val="32"/>
          <w:u w:val="none"/>
          <w:shd w:val="clear" w:fill="FFFFFF"/>
          <w:lang w:val="en-US" w:eastAsia="zh-CN" w:bidi="ar"/>
        </w:rPr>
        <w:t>2个月及以上</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类似服务相关项目实施案例。</w:t>
      </w:r>
      <w:r>
        <w:rPr>
          <w:rFonts w:hint="default" w:ascii="仿宋_GB2312" w:hAnsi="Helvetica" w:eastAsia="仿宋_GB2312" w:cs="仿宋_GB2312"/>
          <w:i w:val="0"/>
          <w:iCs w:val="0"/>
          <w:caps w:val="0"/>
          <w:color w:val="FF0000"/>
          <w:spacing w:val="10"/>
          <w:kern w:val="0"/>
          <w:sz w:val="32"/>
          <w:szCs w:val="32"/>
          <w:u w:val="none"/>
          <w:shd w:val="clear" w:fill="FFFFFF"/>
          <w:lang w:val="en-US" w:eastAsia="zh-CN" w:bidi="ar"/>
        </w:rPr>
        <w:t>同一服务服务机构多个服务案例按一个计算。需提供甲方订单及结算单凭证，含邮件、截图等）。</w:t>
      </w:r>
    </w:p>
    <w:p w14:paraId="4DB66242">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sz w:val="32"/>
          <w:szCs w:val="32"/>
          <w:u w:val="none"/>
          <w:shd w:val="clear" w:fill="FFFFFF"/>
        </w:rPr>
        <w:t>（4.3）服务内容范围：包括且不限于</w:t>
      </w:r>
      <w:r>
        <w:rPr>
          <w:rFonts w:hint="default" w:ascii="仿宋_GB2312" w:hAnsi="Helvetica" w:eastAsia="仿宋_GB2312" w:cs="仿宋_GB2312"/>
          <w:i w:val="0"/>
          <w:iCs w:val="0"/>
          <w:caps w:val="0"/>
          <w:color w:val="000000"/>
          <w:spacing w:val="10"/>
          <w:sz w:val="32"/>
          <w:szCs w:val="32"/>
          <w:u w:val="none"/>
          <w:shd w:val="clear" w:fill="FFFFFF"/>
        </w:rPr>
        <w:t>通过电话或者企业微信向客户推销金融产品和服务;新型外呼场景和产品营销话术测试等。</w:t>
      </w:r>
    </w:p>
    <w:p w14:paraId="2934D65A">
      <w:pPr>
        <w:keepNext w:val="0"/>
        <w:keepLines w:val="0"/>
        <w:widowControl/>
        <w:suppressLineNumbers w:val="0"/>
        <w:shd w:val="clear" w:fill="FFFFFF"/>
        <w:spacing w:before="0" w:beforeAutospacing="1" w:after="0" w:afterAutospacing="1" w:line="59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2.</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银行金融机构：指国有银行（工、农、中、建、交、邮储）、全国性股份制商业银行（中信、招商、光大、华夏、浦发、兴业、广发、民生、平安、恒丰、渤海、浙商）；其他银行机构（包括不限于经银行监管部门批准设立的政策性银行，如：国家开发银行、进出口银行、农业发展银行，地方城市商业银</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行、农村商业银行、互联网银行等）。</w:t>
      </w:r>
    </w:p>
    <w:p w14:paraId="679B9931">
      <w:pPr>
        <w:keepNext w:val="0"/>
        <w:keepLines w:val="0"/>
        <w:widowControl/>
        <w:suppressLineNumbers w:val="0"/>
        <w:shd w:val="clear" w:fill="FFFFFF"/>
        <w:spacing w:before="0" w:beforeAutospacing="1" w:after="0" w:afterAutospacing="1" w:line="59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3.非银行金融机构：包括且不限于保险公司、基金公司、证券公司、互联网金融公司等。</w:t>
      </w:r>
    </w:p>
    <w:p w14:paraId="0EF6B36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互联网金融机构：陆金所（平安普惠）、字节跳动（抖音）、度小满、美团（美团金融）、奇富科技（360借条）、乐信（分期乐）、京东金融（京东金条）、信也科技（拍拍贷）、领岳科技（洋钱罐）、嘉银金科（极融）、小赢科技（小赢卡贷）、数禾科技（还呗）、维信金科（豆豆钱）、滴滴金融（滴水贷）、桔子数科（桔多多）、众安小贷（众安贷）、微财（好分期）、上海晓途网络（借用飞）、友信（友信普惠）、新浪（微博借钱）、宜信（宜享花）、融360（时光分期）、国美金融（国美易卡）、中信消费金融、中银消费金融、‌北银消费金融、锦程消费金融‌、‌中银消费金融‌、‌捷信消费金融‌、‌中邮消费金融‌、‌捷信消费金融‌、‌苏宁消费金融‌、‌海尔消费金融‌、‌招联消费金融、‌兴业消费金融、‌‌长银五八消费金融‌、‌马上消费金融、‌‌中邮钱包商务金融、‌‌平安消费金融、‌‌中腾信消费金融、‌‌海尔住朋消费金融、‌‌华融消费金融、‌‌中原消费金融、‌‌晋商消费金融、‌</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‌哈银消费金融、‌‌长银消费金融‌等。</w:t>
      </w:r>
    </w:p>
    <w:p w14:paraId="1EFBAC8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4.企业/个人 业绩计算：</w:t>
      </w:r>
    </w:p>
    <w:p w14:paraId="7676897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（1）同一采购人多年度业绩，统一计算为一个业绩。</w:t>
      </w:r>
    </w:p>
    <w:p w14:paraId="6C456DB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例：供应商A与XX银行于2023年、2024年、2025年分别签订类似服务业绩合同。3项合同统计为1项业绩。</w:t>
      </w:r>
    </w:p>
    <w:p w14:paraId="54E7502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（2）同一采购人总部与分支机构业绩，统一归类为一个业绩。</w:t>
      </w:r>
    </w:p>
    <w:p w14:paraId="759B6574">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例：</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供应商A与XX银行签订类似服务业绩合同，并同时与该银行某支行签订相关服务合同。上述两项合同统计为1个项目业绩。</w:t>
      </w:r>
    </w:p>
    <w:p w14:paraId="25260369">
      <w:pPr>
        <w:keepNext w:val="0"/>
        <w:keepLines w:val="0"/>
        <w:widowControl/>
        <w:suppressLineNumbers w:val="0"/>
        <w:shd w:val="clear" w:fill="FFFFFF"/>
        <w:spacing w:before="0" w:beforeAutospacing="1" w:after="0" w:afterAutospacing="1"/>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b/>
          <w:bCs/>
          <w:i w:val="0"/>
          <w:iCs w:val="0"/>
          <w:caps w:val="0"/>
          <w:color w:val="000000"/>
          <w:spacing w:val="0"/>
          <w:kern w:val="0"/>
          <w:sz w:val="32"/>
          <w:szCs w:val="32"/>
          <w:u w:val="none"/>
          <w:shd w:val="clear" w:fill="FFFFFF"/>
          <w:lang w:val="en-US" w:eastAsia="zh-CN" w:bidi="ar"/>
        </w:rPr>
        <w:t>5.企业服务能力：需</w:t>
      </w:r>
      <w:r>
        <w:rPr>
          <w:rFonts w:hint="default" w:ascii="仿宋" w:hAnsi="仿宋" w:eastAsia="仿宋" w:cs="仿宋"/>
          <w:i w:val="0"/>
          <w:iCs w:val="0"/>
          <w:caps w:val="0"/>
          <w:color w:val="000000"/>
          <w:spacing w:val="0"/>
          <w:kern w:val="0"/>
          <w:sz w:val="32"/>
          <w:szCs w:val="32"/>
          <w:u w:val="none"/>
          <w:shd w:val="clear" w:fill="FFFFFF"/>
          <w:lang w:val="en-US" w:eastAsia="zh-CN" w:bidi="ar"/>
        </w:rPr>
        <w:t>提供2025年度服务机构结算凭证（以发票为准，待结算项目以订单+阶段性结算凭证为准）。</w:t>
      </w:r>
    </w:p>
    <w:p w14:paraId="11BCDACC">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6</w:t>
      </w:r>
      <w:r>
        <w:rPr>
          <w:rFonts w:hint="default" w:ascii="仿宋" w:hAnsi="仿宋" w:eastAsia="仿宋" w:cs="仿宋"/>
          <w:i w:val="0"/>
          <w:iCs w:val="0"/>
          <w:caps w:val="0"/>
          <w:color w:val="000000"/>
          <w:spacing w:val="0"/>
          <w:kern w:val="0"/>
          <w:sz w:val="32"/>
          <w:szCs w:val="32"/>
          <w:u w:val="none"/>
          <w:shd w:val="clear" w:fill="FFFFFF"/>
          <w:lang w:val="en-US" w:eastAsia="zh-CN" w:bidi="ar"/>
        </w:rPr>
        <w:t>.投标报价计算规则</w:t>
      </w:r>
    </w:p>
    <w:p w14:paraId="44389065">
      <w:pPr>
        <w:keepNext w:val="0"/>
        <w:keepLines w:val="0"/>
        <w:widowControl/>
        <w:suppressLineNumbers w:val="0"/>
        <w:shd w:val="clear" w:fill="FFFFFF"/>
        <w:spacing w:before="0" w:beforeAutospacing="1" w:after="0" w:afterAutospacing="1" w:line="590" w:lineRule="atLeast"/>
        <w:ind w:left="0" w:right="0" w:firstLine="96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投标报价得分＝满分×（最低有效投标报价/投标报价）。得分保留2位小数。</w:t>
      </w:r>
    </w:p>
    <w:p w14:paraId="7E151191"/>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0" w:author="Mino审查" w:date="2026-06-30T10:00:00Z">
    <w:p>
      <w:r>
        <w:t xml:space="preserve">【BPO模式冲突】必须用行方电销系统，不能用第三方系统。若京东需用自有系统或第三方系统作业，此条款直接限制。建议与行方确认是否可协商使用经审批的第三方系统。</w:t>
      </w:r>
    </w:p>
  </w:comment>
  <w:comment w:id="1" w:author="Mino审查" w:date="2026-06-30T10:00:00Z">
    <w:p>
      <w:r>
        <w:t xml:space="preserve">【BPO模式冲突】要求专属独立工位+独立办公区域+门禁，这是典型驻场外包。效果付费模式不应绑定物理工位。</w:t>
      </w:r>
    </w:p>
  </w:comment>
  <w:comment w:id="2" w:author="Mino审查" w:date="2026-06-30T10:00:00Z">
    <w:p>
      <w:r>
        <w:t xml:space="preserve">【BPO模式冲突】要求全方位无盲点监控+实时查看，这是驻场管理模式。远程效果付费合作不需要此级别现场管控。</w:t>
      </w:r>
    </w:p>
  </w:comment>
  <w:comment w:id="3" w:author="Mino审查" w:date="2026-06-30T10:00:00Z">
    <w:p>
      <w:r>
        <w:t xml:space="preserve">【核心限制】明确禁止转包。若京东作为总包方需分包给下游供应商执行，此条款直接封死。需与行方确认：是否允许在行方知情/审批下的分包安排？</w:t>
      </w:r>
    </w:p>
  </w:comment>
  <w:comment w:id="4" w:author="Mino审查" w:date="2026-06-30T10:00:00Z">
    <w:p>
      <w:r>
        <w:t xml:space="preserve">【BPO模式冲突】行方人员入驻供应商办公场所现场监督，是典型驻场人力外包模式。效果付费模式中，行方监督应聚焦业务数据而非现场管理。</w:t>
      </w:r>
    </w:p>
  </w:comment>
  <w:comment w:id="6" w:author="Mino审查" w:date="2026-06-30T10:00:00Z">
    <w:p>
      <w:r>
        <w:t xml:space="preserve">【BPO模式冲突】要求每月上报人员花名册（姓名、年龄、学历、服务状态等），是人力外包的管理模式。效果付费应关注业务数据（转化率、AUM等）而非人员信息。</w:t>
      </w:r>
    </w:p>
  </w:comment>
  <w:comment w:id="7" w:author="Mino审查" w:date="2026-06-30T10:00:00Z">
    <w:p>
      <w:r>
        <w:t xml:space="preserve">【BPO模式冲突】行方可随时要求更换人员，替换周期不超过5个工作日，这是驻场外包的管理模式。效果付费中，供应商自主决定执行团队，行方只考核结果。</w:t>
      </w:r>
    </w:p>
  </w:comment>
  <w:comment w:id="8" w:author="Mino审查" w:date="2026-06-30T10:00:00Z">
    <w:p>
      <w:r>
        <w:t xml:space="preserve">【BPO模式冲突】要求配备项目经理、班长、培训质检人员，且不得随意撤换，是驻场团队管理模式。效果付费模式中，供应商内部组织架构由供应商自行决定。</w:t>
      </w:r>
    </w:p>
  </w:comment>
  <w:comment w:id="9" w:author="Mino审查" w:date="2026-06-30T10:00:00Z">
    <w:p>
      <w:r>
        <w:t xml:space="preserve">【BPO模式冲突】月度报告需前往行方地址当面汇报，这是驻场管理的要求。效果付费可通过线上报告+季度复盘会替代。</w:t>
      </w:r>
    </w:p>
  </w:comment>
  <w:comment w:id="10" w:author="Mino审查" w:date="2026-06-30T10:00:00Z">
    <w:p>
      <w:r>
        <w:t xml:space="preserve">【BPO模式冲突】要求所有坐席人员签保密协议、接受保密培训，是驻场人力管理思维。效果付费中，供应商对自有团队的管理责任由供应商承担，行方只需与供应商签保密协议。</w:t>
      </w:r>
    </w:p>
  </w:comment>
  <w:comment w:id="11" w:author="Mino审查" w:date="2026-06-30T10:00:00Z">
    <w:p>
      <w:r>
        <w:t xml:space="preserve">【BPO模式冲突】行方在供应商职场制定管理规范、检查安全、调取监控和门禁记录，这是驻场管理模式的典型特征。效果付费模式中，行方不应介入供应商内部管理。</w:t>
      </w:r>
    </w:p>
  </w:comment>
  <w:comment w:id="5" w:author="Mino审查" w:date="2026-06-30T10:00:00Z">
    <w:p>
      <w:r>
        <w:t xml:space="preserve">【BPO模式冲突】对人员年龄、学历、普通话证书、打字速度等有详细要求，这是招聘驻场坐席的标准。效果付费模式应关注供应商的业务能力和交付结果，而非执行人员的个人资质。</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汉仪书宋二KW">
    <w:altName w:val="书宋-简"/>
    <w:panose1 w:val="00020600040101010101"/>
    <w:charset w:val="86"/>
    <w:family w:val="auto"/>
    <w:pitch w:val="default"/>
    <w:sig w:usb0="00000000" w:usb1="00000000" w:usb2="00000016" w:usb3="00000000" w:csb0="00040000" w:csb1="00000000"/>
  </w:font>
  <w:font w:name="Helvetica Neue">
    <w:altName w:val="DejaVu Math TeX Gyre"/>
    <w:panose1 w:val="02000503000000020004"/>
    <w:charset w:val="00"/>
    <w:family w:val="auto"/>
    <w:pitch w:val="default"/>
    <w:sig w:usb0="00000000" w:usb1="00000000" w:usb2="00000010" w:usb3="00000000" w:csb0="00000000" w:csb1="00000000"/>
  </w:font>
  <w:font w:name="DejaVu Math TeX Gyre">
    <w:panose1 w:val="02000503000000000000"/>
    <w:charset w:val="00"/>
    <w:family w:val="auto"/>
    <w:pitch w:val="default"/>
    <w:sig w:usb0="A10000EF" w:usb1="4A00F9EE" w:usb2="02000008" w:usb3="00000000" w:csb0="60000193" w:csb1="0DD40000"/>
  </w:font>
  <w:font w:name="Helvetica">
    <w:altName w:val="清雅黑体"/>
    <w:panose1 w:val="00000000000000000000"/>
    <w:charset w:val="00"/>
    <w:family w:val="auto"/>
    <w:pitch w:val="default"/>
    <w:sig w:usb0="00000000" w:usb1="00000000" w:usb2="00000000" w:usb3="00000000" w:csb0="2000019F" w:csb1="4F010000"/>
  </w:font>
  <w:font w:name="清雅黑体">
    <w:panose1 w:val="00000500000000000000"/>
    <w:charset w:val="86"/>
    <w:family w:val="auto"/>
    <w:pitch w:val="default"/>
    <w:sig w:usb0="8000002F" w:usb1="084164FA" w:usb2="00000012" w:usb3="00000000" w:csb0="00040001" w:csb1="00000000"/>
  </w:font>
  <w:font w:name="方正小标宋简体">
    <w:altName w:val="清雅黑体"/>
    <w:panose1 w:val="00000000000000000000"/>
    <w:charset w:val="00"/>
    <w:family w:val="auto"/>
    <w:pitch w:val="default"/>
    <w:sig w:usb0="00000000" w:usb1="00000000" w:usb2="00000000" w:usb3="00000000" w:csb0="00000000" w:csb1="00000000"/>
  </w:font>
  <w:font w:name="等线">
    <w:altName w:val="方正等线-简"/>
    <w:panose1 w:val="00000000000000000000"/>
    <w:charset w:val="00"/>
    <w:family w:val="auto"/>
    <w:pitch w:val="default"/>
    <w:sig w:usb0="00000000" w:usb1="00000000" w:usb2="00000000" w:usb3="00000000" w:csb0="00000000" w:csb1="00000000"/>
  </w:font>
  <w:font w:name="方正等线-简">
    <w:panose1 w:val="02000500000000000000"/>
    <w:charset w:val="86"/>
    <w:family w:val="auto"/>
    <w:pitch w:val="default"/>
    <w:sig w:usb0="A10102FF" w:usb1="38CF7CFB" w:usb2="00010016" w:usb3="00000000" w:csb0="00040001" w:csb1="00000000"/>
  </w:font>
  <w:font w:name="汉仪中等线KW">
    <w:altName w:val="书宋-简"/>
    <w:panose1 w:val="01010104010101010101"/>
    <w:charset w:val="86"/>
    <w:family w:val="auto"/>
    <w:pitch w:val="default"/>
    <w:sig w:usb0="00000000" w:usb1="00000000" w:usb2="00000000" w:usb3="00000000" w:csb0="00040001" w:csb1="00000000"/>
  </w:font>
  <w:font w:name="黑体-简">
    <w:panose1 w:val="02010609060101010101"/>
    <w:charset w:val="86"/>
    <w:family w:val="auto"/>
    <w:pitch w:val="default"/>
    <w:sig w:usb0="A00002BF" w:usb1="3ACF7CFA" w:usb2="00000016" w:usb3="00000000" w:csb0="00040001" w:csb1="00000000"/>
  </w:font>
  <w:font w:name="汉仪中黑KW">
    <w:altName w:val="黑体-简"/>
    <w:panose1 w:val="00020600040101010101"/>
    <w:charset w:val="86"/>
    <w:family w:val="auto"/>
    <w:pitch w:val="default"/>
    <w:sig w:usb0="00000000" w:usb1="00000000" w:usb2="00000016" w:usb3="00000000" w:csb0="00040000" w:csb1="00000000"/>
  </w:font>
  <w:font w:name="仿宋_GB2312">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仿宋">
    <w:altName w:val="仿宋-简"/>
    <w:panose1 w:val="00000000000000000000"/>
    <w:charset w:val="00"/>
    <w:family w:val="auto"/>
    <w:pitch w:val="default"/>
    <w:sig w:usb0="00000000" w:usb1="00000000" w:usb2="00000000" w:usb3="00000000" w:csb0="00000000" w:csb1="00000000"/>
  </w:font>
  <w:font w:name="楷体_GB2312">
    <w:altName w:val="楷体-简"/>
    <w:panose1 w:val="00000000000000000000"/>
    <w:charset w:val="00"/>
    <w:family w:val="auto"/>
    <w:pitch w:val="default"/>
    <w:sig w:usb0="00000000" w:usb1="00000000" w:usb2="00000000" w:usb3="00000000" w:csb0="00000000" w:csb1="00000000"/>
  </w:font>
  <w:font w:name="楷体-简">
    <w:panose1 w:val="02010609060101010101"/>
    <w:charset w:val="86"/>
    <w:family w:val="auto"/>
    <w:pitch w:val="default"/>
    <w:sig w:usb0="A00002BF" w:usb1="3ACF7CFA" w:usb2="00000016" w:usb3="00000000" w:csb0="00040001" w:csb1="00000000"/>
  </w:font>
  <w:font w:name="汉仪楷体简">
    <w:altName w:val="楷体-简"/>
    <w:panose1 w:val="02010600000101010101"/>
    <w:charset w:val="86"/>
    <w:family w:val="auto"/>
    <w:pitch w:val="default"/>
    <w:sig w:usb0="00000000" w:usb1="00000000" w:usb2="00000002" w:usb3="00000000" w:csb0="00040000" w:csb1="00000000"/>
  </w:font>
  <w:font w:name="方正中等线-简">
    <w:panose1 w:val="02000500000000000000"/>
    <w:charset w:val="86"/>
    <w:family w:val="auto"/>
    <w:pitch w:val="default"/>
    <w:sig w:usb0="A00002BF" w:usb1="78CF7CFB" w:usb2="00000016" w:usb3="00000000" w:csb0="00040001" w:csb1="00000000"/>
  </w:font>
  <w:font w:name="Arial">
    <w:altName w:val="FT Thymes"/>
    <w:panose1 w:val="00000000000000000000"/>
    <w:charset w:val="00"/>
    <w:family w:val="auto"/>
    <w:pitch w:val="default"/>
    <w:sig w:usb0="00000000" w:usb1="00000000" w:usb2="00000000" w:usb3="00000000" w:csb0="00000000" w:csb1="0000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云澜">
    <w15:presenceInfo w15:providerId="WPS Office" w15:userId="55182962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70AF9"/>
    <w:rsid w:val="5F9FEC4E"/>
    <w:rsid w:val="77E70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97</TotalTime>
  <ScaleCrop>false</ScaleCrop>
  <LinksUpToDate>false</LinksUpToDate>
  <CharactersWithSpaces>0</CharactersWithSpaces>
  <Application>WPS Office_12.1.3.27441_F1E327BC-269C-435d-A152-05C5408002CA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2026-06-11T02:32:00Z</dcterms:created>
  <dc:creator>深藏blue的阿古朵</dc:creator>
  <cp:lastModifiedBy>云澜</cp:lastModifiedBy>
  <dcterms:modified xsi:type="dcterms:W3CDTF">2026-06-27T00:28:07Z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2052-12.1.3.27441</vt:lpwstr>
  </property>
  <property fmtid="{D5CDD505-2E9C-101B-9397-08002B2CF9AE}" pid="3" name="ICV">
    <vt:lpwstr>29DFECAF72713AA197A83E6AEBCA8BD1_43</vt:lpwstr>
  </property>
</Properties>
</file>
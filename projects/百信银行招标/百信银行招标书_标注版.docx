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comments>
      <w:comment w:id="83239" w:author="Mino" w:date="2026-06-30T00:00:00Z">
        <w:p>
          <w:r>
            <w:t>【投标限制】不接受联合体，限制投标灵活性。</w:t>
          </w:r>
        </w:p>
      </w:comment>
      <w:comment w:id="84038" w:author="Mino" w:date="2026-06-30T00:00:00Z">
        <w:p>
          <w:r>
            <w:t>【资质门槛】需财富类业务经验，需确认供应商是否有相关案例。</w:t>
          </w:r>
        </w:p>
      </w:comment>
      <w:comment w:id="20799" w:author="Mino" w:date="2026-06-30T00:00:00Z">
        <w:p>
          <w:r>
            <w:t>【资质门槛】需2个在服务项目、2个月+时长，门槛较高。</w:t>
          </w:r>
        </w:p>
      </w:comment>
      <w:comment w:id="44026" w:author="Mino" w:date="2026-06-30T00:00:00Z">
        <w:p>
          <w:r>
            <w:t>【系统限制】必须使用行方系统，禁用第三方外呼系统。如京东有自有系统或指定系统，此条款冲突。</w:t>
          </w:r>
        </w:p>
      </w:comment>
      <w:comment w:id="94716" w:author="Mino" w:date="2026-06-30T00:00:00Z">
        <w:p>
          <w:r>
            <w:t>【管理要求】严格禁止携带个人设备，需评估员工接受度。</w:t>
          </w:r>
        </w:p>
      </w:comment>
      <w:comment w:id="46690" w:author="Mino" w:date="2026-06-30T00:00:00Z">
        <w:p>
          <w:r>
            <w:t>【场地成本】需全方位监控，增加场地投入成本。</w:t>
          </w:r>
        </w:p>
      </w:comment>
      <w:comment w:id="62149" w:author="Mino" w:date="2026-06-30T00:00:00Z">
        <w:p>
          <w:r>
            <w:t>【BPO模式风险】禁止转包条款。BPO模式下京东作为甲方，供应商可能存在转包或分包行为，此条款需确认是否合规。</w:t>
          </w:r>
        </w:p>
      </w:comment>
      <w:comment w:id="78773" w:author="Mino" w:date="2026-06-30T00:00:00Z">
        <w:p>
          <w:r>
            <w:t>【资质门槛】要求20人+服务案例，需确认供应商是否满足。</w:t>
          </w:r>
        </w:p>
      </w:comment>
    </w:comments>
    <w:p w14:paraId="7A9436B6">
      <w:pPr>
        <w:keepNext w:val="0"/>
        <w:keepLines w:val="0"/>
        <w:widowControl/>
        <w:suppressLineNumbers w:val="0"/>
        <w:shd w:val="clear" w:fill="FFFFFF"/>
        <w:spacing w:before="0" w:beforeAutospacing="1" w:after="0" w:afterAutospacing="1" w:line="590" w:lineRule="atLeast"/>
        <w:ind w:left="0" w:right="0" w:firstLine="0"/>
        <w:jc w:val="center"/>
        <w:rPr>
          <w:rFonts w:ascii="Helvetica" w:hAnsi="Helvetica" w:eastAsia="Helvetica" w:cs="Helvetica"/>
          <w:i w:val="0"/>
          <w:iCs w:val="0"/>
          <w:caps w:val="0"/>
          <w:color w:val="000000"/>
          <w:spacing w:val="0"/>
          <w:sz w:val="24"/>
          <w:szCs w:val="24"/>
          <w:u w:val="none"/>
        </w:rPr>
      </w:pPr>
      <w:r>
        <w:rPr>
          <w:rFonts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采购方案</w:t>
      </w:r>
    </w:p>
    <w:p w14:paraId="742F0098">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ascii="等线" w:hAnsi="等线" w:eastAsia="等线" w:cs="等线"/>
          <w:i w:val="0"/>
          <w:iCs w:val="0"/>
          <w:caps w:val="0"/>
          <w:color w:val="000000"/>
          <w:spacing w:val="0"/>
          <w:kern w:val="0"/>
          <w:sz w:val="24"/>
          <w:szCs w:val="24"/>
          <w:u w:val="none"/>
          <w:shd w:val="clear" w:fill="FFFFFF"/>
          <w:lang w:val="en-US" w:eastAsia="zh-CN" w:bidi="ar"/>
        </w:rPr>
        <w:t> </w:t>
      </w:r>
    </w:p>
    <w:p w14:paraId="2442759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黑体" w:hAnsi="宋体" w:eastAsia="黑体" w:cs="黑体"/>
          <w:i w:val="0"/>
          <w:iCs w:val="0"/>
          <w:caps w:val="0"/>
          <w:color w:val="000000"/>
          <w:spacing w:val="10"/>
          <w:sz w:val="32"/>
          <w:szCs w:val="32"/>
          <w:u w:val="none"/>
          <w:shd w:val="clear" w:fill="FFFFFF"/>
        </w:rPr>
        <w:t>一、项目概况</w:t>
      </w:r>
    </w:p>
    <w:p w14:paraId="3074590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仿宋_GB2312" w:hAnsi="Helvetica" w:eastAsia="仿宋_GB2312" w:cs="仿宋_GB2312"/>
          <w:i w:val="0"/>
          <w:iCs w:val="0"/>
          <w:caps w:val="0"/>
          <w:color w:val="000000"/>
          <w:spacing w:val="10"/>
          <w:sz w:val="32"/>
          <w:szCs w:val="32"/>
          <w:u w:val="none"/>
          <w:shd w:val="clear" w:fill="FFFFFF"/>
        </w:rPr>
        <w:t>1.采购项目名称：</w:t>
      </w:r>
      <w:r>
        <w:rPr>
          <w:rFonts w:hint="default" w:ascii="仿宋_GB2312" w:hAnsi="Helvetica" w:eastAsia="仿宋_GB2312" w:cs="仿宋_GB2312"/>
          <w:i w:val="0"/>
          <w:iCs w:val="0"/>
          <w:caps w:val="0"/>
          <w:color w:val="000000"/>
          <w:spacing w:val="10"/>
          <w:sz w:val="32"/>
          <w:szCs w:val="32"/>
          <w:u w:val="none"/>
          <w:shd w:val="clear" w:fill="FFFFFF"/>
        </w:rPr>
        <w:t>电子渠道财富类项目外包</w:t>
      </w:r>
    </w:p>
    <w:p w14:paraId="4B12480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2.采购项目种类：普通服务类</w:t>
      </w:r>
    </w:p>
    <w:p w14:paraId="7FF39D6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3.年度集中采购计划内项目：否</w:t>
      </w:r>
    </w:p>
    <w:p w14:paraId="015E084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4.需求管理部门：客户服务部</w:t>
      </w:r>
    </w:p>
    <w:p w14:paraId="2DC99CD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5.需求部门：财富管理部</w:t>
      </w:r>
    </w:p>
    <w:p w14:paraId="44018226">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6.是否涉及我行商业秘密：否</w:t>
      </w:r>
    </w:p>
    <w:p w14:paraId="56C20FB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7.采购方式：</w:t>
      </w:r>
    </w:p>
    <w:p w14:paraId="137DA32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（1）招标方式：公开招标</w:t>
      </w:r>
    </w:p>
    <w:p w14:paraId="00E3873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（2）非招标采购方式：不涉及</w:t>
      </w:r>
    </w:p>
    <w:p w14:paraId="1CF12AEA">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（3）非公开采购方式事权签报文号：不涉及</w:t>
      </w:r>
    </w:p>
    <w:p w14:paraId="51D0BFBD">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8.是否需要进行选型（POC)测试：</w:t>
      </w:r>
      <w:r>
        <w:rPr>
          <w:rFonts w:hint="default" w:ascii="仿宋_GB2312" w:hAnsi="Helvetica" w:eastAsia="仿宋_GB2312" w:cs="仿宋_GB2312"/>
          <w:i w:val="0"/>
          <w:iCs w:val="0"/>
          <w:caps w:val="0"/>
          <w:color w:val="000000"/>
          <w:spacing w:val="10"/>
          <w:sz w:val="32"/>
          <w:szCs w:val="32"/>
          <w:u w:val="none"/>
          <w:shd w:val="clear" w:fill="FFFFFF"/>
        </w:rPr>
        <w:t>否</w:t>
      </w:r>
    </w:p>
    <w:p w14:paraId="217854F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 </w:t>
      </w:r>
    </w:p>
    <w:p w14:paraId="18C8BBC3">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二、项目事权及财权情况</w:t>
      </w:r>
    </w:p>
    <w:p w14:paraId="0E3AC757">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ascii="仿宋" w:hAnsi="仿宋" w:eastAsia="仿宋" w:cs="仿宋"/>
          <w:i w:val="0"/>
          <w:iCs w:val="0"/>
          <w:caps w:val="0"/>
          <w:color w:val="000000"/>
          <w:spacing w:val="10"/>
          <w:kern w:val="0"/>
          <w:sz w:val="32"/>
          <w:szCs w:val="32"/>
          <w:u w:val="none"/>
          <w:shd w:val="clear" w:fill="FFFFFF"/>
          <w:lang w:val="en-US" w:eastAsia="zh-CN" w:bidi="ar"/>
        </w:rPr>
        <w:t>1.</w:t>
      </w:r>
      <w:r>
        <w:rPr>
          <w:rFonts w:hint="default" w:ascii="仿宋" w:hAnsi="仿宋" w:eastAsia="仿宋" w:cs="仿宋"/>
          <w:i w:val="0"/>
          <w:iCs w:val="0"/>
          <w:caps w:val="0"/>
          <w:color w:val="000000"/>
          <w:spacing w:val="10"/>
          <w:kern w:val="0"/>
          <w:sz w:val="32"/>
          <w:szCs w:val="32"/>
          <w:u w:val="none"/>
          <w:shd w:val="clear" w:fill="FFFFFF"/>
          <w:lang w:val="en-US" w:eastAsia="zh-CN" w:bidi="ar"/>
        </w:rPr>
        <w:t>单年度采购预估金额：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100</w:t>
      </w:r>
      <w:r>
        <w:rPr>
          <w:rFonts w:hint="default" w:ascii="仿宋" w:hAnsi="仿宋" w:eastAsia="仿宋" w:cs="仿宋"/>
          <w:i w:val="0"/>
          <w:iCs w:val="0"/>
          <w:caps w:val="0"/>
          <w:color w:val="000000"/>
          <w:spacing w:val="10"/>
          <w:kern w:val="0"/>
          <w:sz w:val="32"/>
          <w:szCs w:val="32"/>
          <w:u w:val="none"/>
          <w:shd w:val="clear" w:fill="FFFFFF"/>
          <w:lang w:val="en-US" w:eastAsia="zh-CN" w:bidi="ar"/>
        </w:rPr>
        <w:t>万元。（合同执行开始12个月内的采购预估金额）</w:t>
      </w:r>
    </w:p>
    <w:p w14:paraId="45E20F1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2.合同期采购预估金额：300万元。（按36个月预估）</w:t>
      </w:r>
    </w:p>
    <w:p w14:paraId="3FDD4E6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注：预估采购金额不涉及具体预算，实际发生费用以经最终审批的预算为准。</w:t>
      </w:r>
      <w:r>
        <w:rPr>
          <w:rFonts w:hint="default" w:ascii="仿宋_GB2312" w:hAnsi="Helvetica" w:eastAsia="仿宋_GB2312" w:cs="仿宋_GB2312"/>
          <w:i w:val="0"/>
          <w:iCs w:val="0"/>
          <w:caps w:val="0"/>
          <w:color w:val="000000"/>
          <w:spacing w:val="10"/>
          <w:sz w:val="32"/>
          <w:szCs w:val="32"/>
          <w:u w:val="none"/>
          <w:shd w:val="clear" w:fill="FFFFFF"/>
        </w:rPr>
        <w:t> </w:t>
      </w:r>
    </w:p>
    <w:p w14:paraId="796626C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三、采购内容</w:t>
      </w:r>
    </w:p>
    <w:p w14:paraId="70A1419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1.采购服务内容：为打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0453D43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（详见采购需求说明书）</w:t>
      </w:r>
    </w:p>
    <w:p w14:paraId="3D5DEDB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2.是否标准化系统产品：否。</w:t>
      </w:r>
    </w:p>
    <w:p w14:paraId="5BFF835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3.拟入围供应商数量：</w:t>
      </w:r>
      <w:ins w:id="0" w:author="云澜" w:date="2026-06-26T23:43:20Z">
        <w:r>
          <w:rPr>
            <w:rFonts w:hint="eastAsia" w:ascii="仿宋_GB2312" w:hAnsi="Helvetica" w:eastAsia="仿宋_GB2312" w:cs="仿宋_GB2312"/>
            <w:i w:val="0"/>
            <w:iCs w:val="0"/>
            <w:caps w:val="0"/>
            <w:color w:val="000000"/>
            <w:spacing w:val="10"/>
            <w:sz w:val="32"/>
            <w:szCs w:val="32"/>
            <w:u w:val="none"/>
            <w:shd w:val="clear" w:fill="FFFFFF"/>
            <w:lang w:val="en-US" w:eastAsia="zh-CN"/>
          </w:rPr>
          <w:t>3</w:t>
        </w:r>
      </w:ins>
      <w:del w:id="1" w:author="云澜" w:date="2026-06-26T23:43:19Z">
        <w:r>
          <w:rPr>
            <w:rFonts w:hint="default" w:ascii="仿宋_GB2312" w:hAnsi="Helvetica" w:eastAsia="仿宋_GB2312" w:cs="仿宋_GB2312"/>
            <w:i w:val="0"/>
            <w:iCs w:val="0"/>
            <w:caps w:val="0"/>
            <w:color w:val="000000"/>
            <w:spacing w:val="0"/>
            <w:sz w:val="32"/>
            <w:szCs w:val="32"/>
            <w:u w:val="none"/>
            <w:shd w:val="clear" w:fill="FFFFFF"/>
          </w:rPr>
          <w:delText>2</w:delText>
        </w:r>
      </w:del>
      <w:r>
        <w:rPr>
          <w:rFonts w:hint="default" w:ascii="仿宋_GB2312" w:hAnsi="Helvetica" w:eastAsia="仿宋_GB2312" w:cs="仿宋_GB2312"/>
          <w:i w:val="0"/>
          <w:iCs w:val="0"/>
          <w:caps w:val="0"/>
          <w:color w:val="000000"/>
          <w:spacing w:val="0"/>
          <w:sz w:val="32"/>
          <w:szCs w:val="32"/>
          <w:u w:val="none"/>
          <w:shd w:val="clear" w:fill="FFFFFF"/>
        </w:rPr>
        <w:t>家，采用营销结果付费结算模式</w:t>
      </w:r>
      <w:r>
        <w:rPr>
          <w:rFonts w:hint="default" w:ascii="仿宋_GB2312" w:hAnsi="Helvetica" w:eastAsia="仿宋_GB2312" w:cs="仿宋_GB2312"/>
          <w:i w:val="0"/>
          <w:iCs w:val="0"/>
          <w:caps w:val="0"/>
          <w:color w:val="000000"/>
          <w:spacing w:val="10"/>
          <w:sz w:val="32"/>
          <w:szCs w:val="32"/>
          <w:u w:val="none"/>
          <w:shd w:val="clear" w:fill="FFFFFF"/>
        </w:rPr>
        <w:t>。</w:t>
      </w:r>
    </w:p>
    <w:p w14:paraId="000CB8A5">
      <w:pPr>
        <w:pStyle w:val="4"/>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入围</w:t>
      </w:r>
      <w:ins w:id="2" w:author="云澜" w:date="2026-06-26T23:43:23Z">
        <w:r>
          <w:rPr>
            <w:rFonts w:hint="eastAsia" w:ascii="仿宋_GB2312" w:hAnsi="Helvetica" w:eastAsia="仿宋_GB2312" w:cs="仿宋_GB2312"/>
            <w:i w:val="0"/>
            <w:iCs w:val="0"/>
            <w:caps w:val="0"/>
            <w:color w:val="000000"/>
            <w:spacing w:val="0"/>
            <w:sz w:val="24"/>
            <w:szCs w:val="24"/>
            <w:u w:val="none"/>
            <w:shd w:val="clear" w:fill="FFFFFF"/>
            <w:lang w:val="en-US" w:eastAsia="zh-CN"/>
          </w:rPr>
          <w:t>3</w:t>
        </w:r>
      </w:ins>
      <w:del w:id="3" w:author="云澜" w:date="2026-06-26T23:43:23Z">
        <w:r>
          <w:rPr>
            <w:rFonts w:hint="default" w:ascii="仿宋_GB2312" w:hAnsi="Helvetica" w:eastAsia="仿宋_GB2312" w:cs="仿宋_GB2312"/>
            <w:i w:val="0"/>
            <w:iCs w:val="0"/>
            <w:caps w:val="0"/>
            <w:color w:val="000000"/>
            <w:spacing w:val="0"/>
            <w:sz w:val="24"/>
            <w:szCs w:val="24"/>
            <w:u w:val="none"/>
            <w:shd w:val="clear" w:fill="FFFFFF"/>
          </w:rPr>
          <w:delText>2</w:delText>
        </w:r>
      </w:del>
      <w:r>
        <w:rPr>
          <w:rFonts w:hint="default" w:ascii="仿宋_GB2312" w:hAnsi="Helvetica" w:eastAsia="仿宋_GB2312" w:cs="仿宋_GB2312"/>
          <w:i w:val="0"/>
          <w:iCs w:val="0"/>
          <w:caps w:val="0"/>
          <w:color w:val="000000"/>
          <w:spacing w:val="0"/>
          <w:sz w:val="24"/>
          <w:szCs w:val="24"/>
          <w:u w:val="none"/>
          <w:shd w:val="clear" w:fill="FFFFFF"/>
        </w:rPr>
        <w:t>家理由：</w:t>
      </w:r>
      <w:r>
        <w:rPr>
          <w:rFonts w:hint="default" w:ascii="仿宋_GB2312" w:hAnsi="Helvetica" w:eastAsia="仿宋_GB2312" w:cs="仿宋_GB2312"/>
          <w:i w:val="0"/>
          <w:iCs w:val="0"/>
          <w:caps w:val="0"/>
          <w:color w:val="000000"/>
          <w:spacing w:val="0"/>
          <w:sz w:val="32"/>
          <w:szCs w:val="32"/>
          <w:u w:val="none"/>
          <w:shd w:val="clear" w:fill="FFFFFF"/>
        </w:rPr>
        <w:t>营销效果付费类外包引入多家供应商，本质是匹配效果付费模式的核心逻辑，实现风险可控与效能最大化。多家入围可建立赛马淘汰机制，以转化率为核心指标动态分配流量，激励供应商优化策略，避免单一合作导致的动力不足；同时能分散转化不及预期的风险，防止单一供应商能力短板影响整体业务目标；此外，不同供应商在客群、渠道上的优势可形成互补，覆盖更广泛的营销场景，最大化提升整体转化效果。</w:t>
      </w:r>
    </w:p>
    <w:p w14:paraId="5680C345">
      <w:pPr>
        <w:pStyle w:val="4"/>
        <w:keepNext w:val="0"/>
        <w:keepLines w:val="0"/>
        <w:widowControl/>
        <w:suppressLineNumbers w:val="0"/>
        <w:shd w:val="clear" w:fill="FFFFFF"/>
        <w:spacing w:before="0" w:beforeAutospacing="1" w:after="0" w:afterAutospacing="1" w:line="590" w:lineRule="atLeast"/>
        <w:ind w:left="0" w:right="0" w:firstLine="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7DFDAC2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四、采购方式</w:t>
      </w:r>
    </w:p>
    <w:p w14:paraId="162D9FC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ascii="楷体_GB2312" w:hAnsi="Helvetica" w:eastAsia="楷体_GB2312" w:cs="楷体_GB2312"/>
          <w:i w:val="0"/>
          <w:iCs w:val="0"/>
          <w:caps w:val="0"/>
          <w:color w:val="000000"/>
          <w:spacing w:val="0"/>
          <w:kern w:val="0"/>
          <w:sz w:val="24"/>
          <w:szCs w:val="24"/>
          <w:u w:val="none"/>
          <w:shd w:val="clear" w:fill="FFFFFF"/>
          <w:lang w:val="en-US" w:eastAsia="zh-CN" w:bidi="ar"/>
        </w:rPr>
        <w:t>（一）采购方式</w:t>
      </w:r>
    </w:p>
    <w:p w14:paraId="2A515FE7">
      <w:pPr>
        <w:keepNext w:val="0"/>
        <w:keepLines w:val="0"/>
        <w:widowControl/>
        <w:suppressLineNumbers w:val="0"/>
        <w:shd w:val="clear" w:fill="FFFFFF"/>
        <w:spacing w:before="0" w:beforeAutospacing="1" w:after="0" w:afterAutospacing="1"/>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本项目拟采用</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公开招标</w:t>
      </w:r>
      <w:r>
        <w:rPr>
          <w:rFonts w:hint="default" w:ascii="仿宋" w:hAnsi="仿宋" w:eastAsia="仿宋" w:cs="仿宋"/>
          <w:i w:val="0"/>
          <w:iCs w:val="0"/>
          <w:caps w:val="0"/>
          <w:color w:val="000000"/>
          <w:spacing w:val="10"/>
          <w:kern w:val="0"/>
          <w:sz w:val="32"/>
          <w:szCs w:val="32"/>
          <w:u w:val="none"/>
          <w:shd w:val="clear" w:fill="FFFFFF"/>
          <w:lang w:val="en-US" w:eastAsia="zh-CN" w:bidi="ar"/>
        </w:rPr>
        <w:t>方式采购。</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具体委托入围采购代理机构</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江苏省招标中心有限公司</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代理招标工作。当首次招标后投标人数量不足时的后续工作拟安排如下：</w:t>
      </w:r>
    </w:p>
    <w:p w14:paraId="53E71096">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1.如果在发售招标文件截止时间/开标时间后参与投标的投标人数量少于3个，则本项目不进行开标，招标终止后依法组织重新招标；</w:t>
      </w:r>
    </w:p>
    <w:p w14:paraId="07AA9B47">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2.如果在重新发售招标文件截止时间/开标时间后投标人数量仍然少于3个，则招标终止并建议退回需求归口管理部门（需求部门）重新论证采购需求及采购方式。</w:t>
      </w:r>
    </w:p>
    <w:p w14:paraId="4AA6795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（二）采购公告发布媒介</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：中国招标投标公共平台、金采网。</w:t>
      </w:r>
    </w:p>
    <w:p w14:paraId="3C1369A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52D0C48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五、供应商资格</w:t>
      </w:r>
    </w:p>
    <w:p w14:paraId="5E63B41C">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（一）供应商来源</w:t>
      </w:r>
    </w:p>
    <w:p w14:paraId="3FE0A32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由采购代理机构在国家指定的媒介发布招标公告，邀请不特定的法人或者其他组织参与投标。</w:t>
      </w:r>
    </w:p>
    <w:p w14:paraId="04FB3A4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（二）资格要求</w:t>
      </w:r>
    </w:p>
    <w:p w14:paraId="298B018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为响应国家构建高水平社会主义市场经济体制、建设全国统一大市场、深化“放管服”改革优化营商环境等政策规定，供应商资格基本要求如下：</w:t>
      </w:r>
    </w:p>
    <w:p w14:paraId="5D1EF11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1.具有独立承担民事责任的能力；</w:t>
      </w:r>
    </w:p>
    <w:p w14:paraId="64C466BA">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2.具有履行合同所必须的设备和专业技术能力；</w:t>
      </w:r>
    </w:p>
    <w:p w14:paraId="0C775543">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3.参加此次采购活动前三年内，在经营活动中没有重大违法记录；</w:t>
      </w:r>
    </w:p>
    <w:p w14:paraId="6B3B9930">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4.单位负责人为同一人或者存在控股、管理关系的不同供应商，未同时参加本项目（控股关系包括不同供应商存在共同股东的情况；管理关系包括不同供应商的管理岗位由同一人担任的情况）；</w:t>
      </w:r>
    </w:p>
    <w:p w14:paraId="605A79E9">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说明：单位负责人、董事、监事、高级管理人员之一为同一人或者存在控股、管理关系的不同单位；投标人及其董事、监事、高级管理人员直接或者间接对其他投标人的持股比例合计超过20%；投标人之间直接或者间接同被第三方公司及其董事、监事、高级管理人员持股比例合计均超过20%（国家控股的投标人之间除外）；投标人的直接或间接持股超过20%的自然人股东，担任其他投标人的董事、监事、高级管理人员；</w:t>
      </w:r>
    </w:p>
    <w:p w14:paraId="2D759F0E">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5.投标人在“信用中国”网站没有被列入失信被执行人、重大税收违法案件当事人名单。</w:t>
      </w:r>
    </w:p>
    <w:p w14:paraId="509F9735">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6.未处于被招标人列入供应商禁用或退出名单状态；</w:t>
      </w:r>
    </w:p>
    <w:p w14:paraId="7F1C430F">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7.符合国家招标投标相关法律法规和招标文件规定的其他条件；</w:t>
      </w:r>
    </w:p>
    <w:p w14:paraId="34FC2BD6">
      <w:pPr>
        <w:keepNext w:val="0"/>
        <w:keepLines w:val="0"/>
        <w:widowControl/>
        <w:suppressLineNumbers w:val="0"/>
        <w:shd w:val="clear" w:fill="FFFFFF"/>
        <w:spacing w:before="0" w:beforeAutospacing="1" w:after="0" w:afterAutospacing="1" w:line="590" w:lineRule="atLeast"/>
        <w:ind w:left="0" w:right="0" w:firstLine="680"/>
        <w:jc w:val="left"/>
        <w:rPr>
          <w:ins w:id="4" w:author="云澜" w:date="2026-06-26T23:47:54Z"/>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commentRangeStart w:id="83239"/>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w:t>
      </w:r>
      <w:commentRangeEnd w:id="83239"/>
      <w:r>
        <w:commentReference w:id="83239"/>
      </w:r>
      <w:r>
        <w:rPr>
          <w:rFonts w:hint="default" w:ascii="仿宋" w:hAnsi="仿宋" w:eastAsia="仿宋" w:cs="仿宋"/>
          <w:i w:val="0"/>
          <w:iCs w:val="0"/>
          <w:caps w:val="0"/>
          <w:color w:val="000000"/>
          <w:spacing w:val="10"/>
          <w:kern w:val="0"/>
          <w:sz w:val="32"/>
          <w:szCs w:val="32"/>
          <w:u w:val="none"/>
          <w:shd w:val="clear" w:fill="FFFFFF"/>
          <w:lang w:val="en-US" w:eastAsia="zh-CN" w:bidi="ar"/>
        </w:rPr>
        <w:t>本项目不接受联合体投标。</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单位负责人为同一人或者存在控股、管理关系的不同单位，不得同时参加本项目投标。</w:t>
      </w:r>
    </w:p>
    <w:p w14:paraId="3338FBE3">
      <w:pPr>
        <w:keepNext w:val="0"/>
        <w:keepLines w:val="0"/>
        <w:widowControl/>
        <w:suppressLineNumbers w:val="0"/>
        <w:shd w:val="clear" w:fill="FFFFFF"/>
        <w:spacing w:before="0" w:beforeAutospacing="1" w:after="0" w:afterAutospacing="1" w:line="590" w:lineRule="atLeast"/>
        <w:ind w:left="0" w:right="0" w:firstLine="680"/>
        <w:jc w:val="left"/>
        <w:rPr>
          <w:ins w:id="5" w:author="云澜" w:date="2026-06-26T23:48:35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6" w:author="云澜" w:date="2026-06-26T23:47:5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9.</w:t>
        </w:r>
      </w:ins>
      <w:ins w:id="7" w:author="云澜" w:date="2026-06-26T23:47: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注册</w:t>
        </w:r>
      </w:ins>
      <w:ins w:id="8" w:author="云澜" w:date="2026-06-26T23:48: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9" w:author="云澜" w:date="2026-06-26T23:48: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0" w:author="云澜" w:date="2026-06-26T23:48: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w:t>
        </w:r>
      </w:ins>
      <w:ins w:id="11" w:author="云澜" w:date="2026-06-26T23:48: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5000</w:t>
        </w:r>
      </w:ins>
      <w:ins w:id="12" w:author="云澜" w:date="2026-06-26T23:48:0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13" w:author="云澜" w:date="2026-06-26T23:48: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14" w:author="云澜" w:date="2026-06-26T23:53:3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实缴</w:t>
        </w:r>
      </w:ins>
      <w:ins w:id="15" w:author="云澜" w:date="2026-06-26T23:53: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16" w:author="云澜" w:date="2026-06-26T23:53: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7" w:author="云澜" w:date="2026-06-26T23:53: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低于10</w:t>
        </w:r>
      </w:ins>
      <w:ins w:id="18" w:author="云澜" w:date="2026-06-26T23:53: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00</w:t>
        </w:r>
      </w:ins>
      <w:ins w:id="19" w:author="云澜" w:date="2026-06-26T23:53: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20" w:author="云澜" w:date="2026-06-26T23:53: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21" w:author="云澜" w:date="2026-06-26T23:48: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成立</w:t>
        </w:r>
      </w:ins>
      <w:ins w:id="22" w:author="云澜" w:date="2026-06-26T23:48: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时间</w:t>
        </w:r>
      </w:ins>
      <w:ins w:id="23" w:author="云澜" w:date="2026-06-26T23:48: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24" w:author="云澜" w:date="2026-06-26T23:48: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少于5</w:t>
        </w:r>
      </w:ins>
      <w:ins w:id="25" w:author="云澜" w:date="2026-06-26T23:48:2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年</w:t>
        </w:r>
      </w:ins>
      <w:ins w:id="26" w:author="云澜" w:date="2026-06-26T23:48: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21FD71EF">
      <w:pPr>
        <w:keepNext w:val="0"/>
        <w:keepLines w:val="0"/>
        <w:widowControl/>
        <w:suppressLineNumbers w:val="0"/>
        <w:shd w:val="clear" w:fill="FFFFFF"/>
        <w:spacing w:before="0" w:beforeAutospacing="1" w:after="0" w:afterAutospacing="1" w:line="590" w:lineRule="atLeast"/>
        <w:ind w:left="0" w:right="0" w:firstLine="680"/>
        <w:jc w:val="left"/>
        <w:rPr>
          <w:ins w:id="27" w:author="云澜" w:date="2026-06-26T23:49:00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28" w:author="云澜" w:date="2026-06-26T23:48: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29" w:author="云澜" w:date="2026-06-26T23:48: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30" w:author="云澜" w:date="2026-06-26T23:48: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31" w:author="云澜" w:date="2026-06-26T23:55: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32" w:author="云澜" w:date="2026-06-26T23:48:4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家</w:t>
        </w:r>
      </w:ins>
      <w:ins w:id="33" w:author="云澜" w:date="2026-06-26T23:48: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及以上</w:t>
        </w:r>
      </w:ins>
      <w:ins w:id="34" w:author="云澜" w:date="2026-06-26T23:48: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35" w:author="云澜" w:date="2026-06-26T23:48: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36" w:author="云澜" w:date="2026-06-26T23:48:5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相关</w:t>
        </w:r>
      </w:ins>
      <w:ins w:id="37" w:author="云澜" w:date="2026-06-26T23:48:5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合作</w:t>
        </w:r>
      </w:ins>
      <w:ins w:id="38" w:author="云澜" w:date="2026-06-26T23:48: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案例；</w:t>
        </w:r>
      </w:ins>
    </w:p>
    <w:p w14:paraId="5530AA92">
      <w:pPr>
        <w:keepNext w:val="0"/>
        <w:keepLines w:val="0"/>
        <w:widowControl/>
        <w:suppressLineNumbers w:val="0"/>
        <w:shd w:val="clear" w:fill="FFFFFF"/>
        <w:spacing w:before="0" w:beforeAutospacing="1" w:after="0" w:afterAutospacing="1" w:line="590" w:lineRule="atLeast"/>
        <w:ind w:left="0" w:right="0" w:firstLine="680"/>
        <w:jc w:val="left"/>
        <w:rPr>
          <w:ins w:id="39" w:author="云澜" w:date="2026-06-26T23:52:21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40" w:author="云澜" w:date="2026-06-26T23:49: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11</w:t>
        </w:r>
      </w:ins>
      <w:ins w:id="41" w:author="云澜" w:date="2026-06-26T23:49: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42" w:author="云澜" w:date="2026-06-26T23:49: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43" w:author="云澜" w:date="2026-06-26T23:49: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丰富的</w:t>
        </w:r>
      </w:ins>
      <w:ins w:id="44" w:author="云澜" w:date="2026-06-26T23:52: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客户</w:t>
        </w:r>
      </w:ins>
      <w:ins w:id="45" w:author="云澜" w:date="2026-06-26T23:52:1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资源</w:t>
        </w:r>
      </w:ins>
      <w:ins w:id="46" w:author="云澜" w:date="2026-06-26T23:52:1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w:t>
        </w:r>
      </w:ins>
      <w:ins w:id="47" w:author="云澜" w:date="2026-06-26T23:52: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金融科技</w:t>
        </w:r>
      </w:ins>
      <w:ins w:id="48" w:author="云澜" w:date="2026-06-26T23:52: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能力；</w:t>
        </w:r>
      </w:ins>
      <w:bookmarkStart w:id="0" w:name="_GoBack"/>
      <w:bookmarkEnd w:id="0"/>
    </w:p>
    <w:p w14:paraId="7455E76A">
      <w:pPr>
        <w:keepNext w:val="0"/>
        <w:keepLines w:val="0"/>
        <w:widowControl/>
        <w:suppressLineNumbers w:val="0"/>
        <w:shd w:val="clear" w:fill="FFFFFF"/>
        <w:spacing w:before="0" w:beforeAutospacing="1" w:after="0" w:afterAutospacing="1" w:line="590" w:lineRule="atLeast"/>
        <w:ind w:left="0" w:right="0" w:firstLine="680"/>
        <w:jc w:val="left"/>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ins w:id="49" w:author="云澜" w:date="2026-06-26T23:52: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12</w:t>
        </w:r>
      </w:ins>
      <w:ins w:id="50" w:author="云澜" w:date="2026-06-26T23:52: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1" w:author="云澜" w:date="2026-06-26T23:54: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52"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3" w:author="云澜" w:date="2026-06-26T23:54: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54" w:author="云澜" w:date="2026-06-26T23:54: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5" w:author="云澜" w:date="2026-06-26T23:54: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56" w:author="云澜" w:date="2026-06-26T23:54: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57" w:author="云澜" w:date="2026-06-26T23:54: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58" w:author="云澜" w:date="2026-06-26T23:54:3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9" w:author="云澜" w:date="2026-06-26T23:54: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信息</w:t>
        </w:r>
      </w:ins>
      <w:ins w:id="60" w:author="云澜" w:date="2026-06-26T23:54:4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技术</w:t>
        </w:r>
      </w:ins>
      <w:ins w:id="61" w:author="云澜" w:date="2026-06-26T23:54:4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服务</w:t>
        </w:r>
      </w:ins>
      <w:ins w:id="62" w:author="云澜" w:date="2026-06-26T23:54:4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63"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4" w:author="云澜" w:date="2026-06-26T23:54: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5"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6" w:author="云澜" w:date="2026-06-26T23:55: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67" w:author="云澜" w:date="2026-06-26T23:55: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68" w:author="云澜" w:date="2026-06-26T23:55:0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69" w:author="云澜" w:date="2026-06-26T23:55: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70" w:author="云澜" w:date="2026-06-26T23:55:0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71" w:author="云澜" w:date="2026-06-26T23:55:1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金融业务</w:t>
        </w:r>
      </w:ins>
      <w:ins w:id="72" w:author="云澜" w:date="2026-06-26T23:55:1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73" w:author="云澜" w:date="2026-06-26T23:55: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74"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5" w:author="云澜" w:date="2026-06-26T23:55: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7" w:author="云澜" w:date="2026-06-26T23:55: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78" w:author="云澜" w:date="2026-06-26T23:55:2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79" w:author="云澜" w:date="2026-06-26T23:55: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80" w:author="云澜" w:date="2026-06-26T23:55: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81" w:author="云澜" w:date="2026-06-26T23:55: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82" w:author="云澜" w:date="2026-06-26T23:55: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83" w:author="云澜" w:date="2026-06-26T23:55: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知识</w:t>
        </w:r>
      </w:ins>
      <w:ins w:id="84" w:author="云澜" w:date="2026-06-26T23:55: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85" w:author="云澜" w:date="2026-06-26T23:55: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8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87" w:author="云澜" w:date="2026-06-26T23:54: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的</w:t>
        </w:r>
      </w:ins>
      <w:ins w:id="88" w:author="云澜" w:date="2026-06-26T23:54: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资质</w:t>
        </w:r>
      </w:ins>
      <w:ins w:id="89" w:author="云澜" w:date="2026-06-26T23:54: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38CDECA0">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 </w:t>
      </w:r>
    </w:p>
    <w:p w14:paraId="779F85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六、报价要求</w:t>
      </w:r>
    </w:p>
    <w:p w14:paraId="62B972F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（一）报价要求</w:t>
      </w:r>
    </w:p>
    <w:p w14:paraId="2FF6B7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1.报价内容：结算系数上限报价（固定单价（含税））</w:t>
      </w:r>
    </w:p>
    <w:p w14:paraId="5423226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2.报价形式：  %</w:t>
      </w:r>
    </w:p>
    <w:p w14:paraId="4350DD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3.报价为含税报价，上述费用以</w:t>
      </w:r>
      <w:r>
        <w:rPr>
          <w:rFonts w:hint="default" w:ascii="仿宋" w:hAnsi="仿宋" w:eastAsia="仿宋" w:cs="仿宋"/>
          <w:i w:val="0"/>
          <w:iCs w:val="0"/>
          <w:caps w:val="0"/>
          <w:color w:val="000000"/>
          <w:spacing w:val="0"/>
          <w:kern w:val="0"/>
          <w:sz w:val="32"/>
          <w:szCs w:val="32"/>
          <w:u w:val="none"/>
          <w:shd w:val="clear" w:fill="FFFFFF"/>
          <w:lang w:val="en-US" w:eastAsia="zh-CN" w:bidi="ar"/>
        </w:rPr>
        <w:t>包含人工工资、企业运营成本、五险一金及供应商管理费等全部费用，后续采购人不再支付其他费用。</w:t>
      </w:r>
    </w:p>
    <w:p w14:paraId="7E63B40E">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4.供应商结算服务费</w:t>
      </w:r>
    </w:p>
    <w:p w14:paraId="1B22625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（1）结算服务费=</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w:t>
      </w:r>
    </w:p>
    <w:p w14:paraId="08E05F7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2A1B762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服务费管理法则甲方有权根据业务运营需要进行规则调整，并将以邮件形式同步给乙方指定联系人邮箱。</w:t>
      </w:r>
    </w:p>
    <w:p w14:paraId="489249D2">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47AB82E6">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FF0000"/>
          <w:spacing w:val="10"/>
          <w:kern w:val="0"/>
          <w:sz w:val="32"/>
          <w:szCs w:val="32"/>
          <w:u w:val="none"/>
          <w:shd w:val="clear" w:fill="FFFFFF"/>
          <w:lang w:val="en-US" w:eastAsia="zh-CN" w:bidi="ar"/>
        </w:rPr>
        <w:t> </w:t>
      </w:r>
    </w:p>
    <w:p w14:paraId="2F536963">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p>
    <w:p w14:paraId="7426B16B">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r>
        <w:rPr>
          <w:rFonts w:hint="default" w:ascii="仿宋" w:hAnsi="仿宋" w:eastAsia="仿宋" w:cs="仿宋"/>
          <w:i w:val="0"/>
          <w:iCs w:val="0"/>
          <w:caps w:val="0"/>
          <w:color w:val="FF0000"/>
          <w:spacing w:val="10"/>
          <w:kern w:val="0"/>
          <w:sz w:val="32"/>
          <w:szCs w:val="32"/>
          <w:u w:val="none"/>
          <w:shd w:val="clear" w:fill="FFFFFF"/>
          <w:lang w:val="en-US" w:eastAsia="zh-CN" w:bidi="ar"/>
        </w:rPr>
        <w:t>如供应商A报价系数0.4%，供应商A当月</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有效用户的可结算月日均持仓规模5000000元</w:t>
      </w:r>
      <w:r>
        <w:rPr>
          <w:rFonts w:hint="default" w:ascii="仿宋" w:hAnsi="仿宋" w:eastAsia="仿宋" w:cs="仿宋"/>
          <w:i w:val="0"/>
          <w:iCs w:val="0"/>
          <w:caps w:val="0"/>
          <w:color w:val="FF0000"/>
          <w:spacing w:val="10"/>
          <w:kern w:val="0"/>
          <w:sz w:val="32"/>
          <w:szCs w:val="32"/>
          <w:u w:val="none"/>
          <w:shd w:val="clear" w:fill="FFFFFF"/>
          <w:lang w:val="en-US" w:eastAsia="zh-CN" w:bidi="ar"/>
        </w:rPr>
        <w:t>，质量扣罚为0，则：供应商A当月结算服务费为：5000000*0.4%-0=20000元。</w:t>
      </w:r>
    </w:p>
    <w:p w14:paraId="0DB5FF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（二）采购控制价</w:t>
      </w:r>
    </w:p>
    <w:p w14:paraId="1A67CC37">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1.采购控制价：0.6%.</w:t>
      </w:r>
    </w:p>
    <w:p w14:paraId="268CBF5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（三）项目预估情况</w:t>
      </w:r>
    </w:p>
    <w:p w14:paraId="5243025A">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1.历史采购情况</w:t>
      </w:r>
    </w:p>
    <w:p w14:paraId="7B7B0C4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2026年本次项目，预期覆盖我行存款、理财、基金、保险等财富产品范围，累计带来5亿元左右资产规模，为我行带来200万元左右的中间收入。</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服务商结算依据CPS模式进行统计，每月结算金额=有效用户的可结算月日均持仓规模*结算费率，其中代销类统结算费率预计不超过0.1%，根据实际业务开展，每月部分产品结算费率进行调整，最高不超过0.5%，对于保险类产品，因产品差异较大，开展此类产品合作前，单独签署合作协议。该结算方式主要依据服务结果，服务商为主要影响因素，可激发服务商自主动力。</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后续依据项目进展定期监控费效情况，如有变动，在审批范围内进行调配。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综上，本次</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电子渠道财富类项目</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，结算系数按照0.6%进行设置。</w:t>
      </w:r>
    </w:p>
    <w:p w14:paraId="735EB96A">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 </w:t>
      </w:r>
    </w:p>
    <w:p w14:paraId="1EF1021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七、评审规则</w:t>
      </w:r>
    </w:p>
    <w:p w14:paraId="441171D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（一）评审办法：</w:t>
      </w:r>
      <w:r>
        <w:rPr>
          <w:rFonts w:hint="default" w:ascii="仿宋" w:hAnsi="仿宋" w:eastAsia="仿宋" w:cs="仿宋"/>
          <w:i w:val="0"/>
          <w:iCs w:val="0"/>
          <w:caps w:val="0"/>
          <w:color w:val="000000"/>
          <w:spacing w:val="10"/>
          <w:kern w:val="0"/>
          <w:sz w:val="32"/>
          <w:szCs w:val="32"/>
          <w:u w:val="none"/>
          <w:shd w:val="clear" w:fill="FFFFFF"/>
          <w:lang w:val="en-US" w:eastAsia="zh-CN" w:bidi="ar"/>
        </w:rPr>
        <w:t>综合评分法</w:t>
      </w:r>
    </w:p>
    <w:p w14:paraId="48D8B7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（二）评审维度及分值比例</w:t>
      </w:r>
    </w:p>
    <w:p w14:paraId="4B1078F5">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tbl>
      <w:tblPr>
        <w:tblStyle w:val="5"/>
        <w:tblW w:w="0" w:type="auto"/>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87"/>
        <w:gridCol w:w="1833"/>
        <w:gridCol w:w="1871"/>
      </w:tblGrid>
      <w:tr w14:paraId="58B9589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1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4224F5C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评审项目</w:t>
            </w:r>
          </w:p>
        </w:tc>
        <w:tc>
          <w:tcPr>
            <w:tcW w:w="1833" w:type="dxa"/>
            <w:tcBorders>
              <w:top w:val="single" w:color="auto" w:sz="1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BAE4AB">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分值比例（%）</w:t>
            </w:r>
          </w:p>
        </w:tc>
        <w:tc>
          <w:tcPr>
            <w:tcW w:w="1871" w:type="dxa"/>
            <w:tcBorders>
              <w:top w:val="single" w:color="auto" w:sz="1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534D6367">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评审维度</w:t>
            </w:r>
          </w:p>
        </w:tc>
      </w:tr>
      <w:tr w14:paraId="029E6CA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719E6F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企业实力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F7F4B9">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35</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32C6169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06281A3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67C4AE5A">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服务方案</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7521A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0D8F5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主观</w:t>
            </w:r>
          </w:p>
        </w:tc>
      </w:tr>
      <w:tr w14:paraId="7BAA534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02EC4AA8">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服务能力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6270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10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A1D21D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1775D33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18" w:space="0"/>
              <w:right w:val="single" w:color="auto" w:sz="8" w:space="0"/>
            </w:tcBorders>
            <w:shd w:val="clear" w:color="auto" w:fill="auto"/>
            <w:tcMar>
              <w:top w:w="0" w:type="dxa"/>
              <w:left w:w="108" w:type="dxa"/>
              <w:bottom w:w="0" w:type="dxa"/>
              <w:right w:w="108" w:type="dxa"/>
            </w:tcMar>
            <w:vAlign w:val="center"/>
          </w:tcPr>
          <w:p w14:paraId="6C49C16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投标报价</w:t>
            </w:r>
          </w:p>
        </w:tc>
        <w:tc>
          <w:tcPr>
            <w:tcW w:w="1833" w:type="dxa"/>
            <w:tcBorders>
              <w:top w:val="single" w:color="auto" w:sz="8" w:space="0"/>
              <w:left w:val="single" w:color="auto" w:sz="8" w:space="0"/>
              <w:bottom w:val="single" w:color="auto" w:sz="18" w:space="0"/>
              <w:right w:val="single" w:color="auto" w:sz="8" w:space="0"/>
            </w:tcBorders>
            <w:shd w:val="clear" w:color="auto" w:fill="auto"/>
            <w:tcMar>
              <w:top w:w="0" w:type="dxa"/>
              <w:left w:w="108" w:type="dxa"/>
              <w:bottom w:w="0" w:type="dxa"/>
              <w:right w:w="108" w:type="dxa"/>
            </w:tcMar>
            <w:vAlign w:val="center"/>
          </w:tcPr>
          <w:p w14:paraId="291088F3">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25</w:t>
            </w:r>
          </w:p>
        </w:tc>
        <w:tc>
          <w:tcPr>
            <w:tcW w:w="1871" w:type="dxa"/>
            <w:tcBorders>
              <w:top w:val="single" w:color="auto" w:sz="8" w:space="0"/>
              <w:left w:val="single" w:color="auto" w:sz="8" w:space="0"/>
              <w:bottom w:val="single" w:color="auto" w:sz="18" w:space="0"/>
              <w:right w:val="single" w:color="auto" w:sz="18" w:space="0"/>
            </w:tcBorders>
            <w:shd w:val="clear" w:color="auto" w:fill="auto"/>
            <w:tcMar>
              <w:top w:w="0" w:type="dxa"/>
              <w:left w:w="108" w:type="dxa"/>
              <w:bottom w:w="0" w:type="dxa"/>
              <w:right w:w="108" w:type="dxa"/>
            </w:tcMar>
            <w:vAlign w:val="center"/>
          </w:tcPr>
          <w:p w14:paraId="07C612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bl>
    <w:p w14:paraId="7A2FFBB8">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（三）评审分值（详见附件2）</w:t>
      </w:r>
    </w:p>
    <w:p w14:paraId="6E07CCEB">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价格评审：投标报价得分＝满分×（最低有效投标报价/投标报价）。得分保留2位小数。</w:t>
      </w:r>
    </w:p>
    <w:p w14:paraId="333E8E50">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（五）评标委员会构成</w:t>
      </w:r>
    </w:p>
    <w:p w14:paraId="1132267A">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1.评标委员会人数：</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7人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。其中：需求管理部门/需求部门代表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，集中采购团队代表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，外聘技术经济专家</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5人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3AF91C5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2.外聘技术经济专家：从招标代理机构专家库随机抽取产生。</w:t>
      </w:r>
    </w:p>
    <w:p w14:paraId="075DD61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（六）中标供应商标准</w:t>
      </w:r>
    </w:p>
    <w:p w14:paraId="2D9CBD4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1.合格候选供应商条件：经评标委员会评审，通过符合性评审且综合得分不低于60分的供应商。</w:t>
      </w:r>
    </w:p>
    <w:p w14:paraId="5C185D1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2.中标/入围供应商：</w:t>
      </w:r>
    </w:p>
    <w:p w14:paraId="1832E2D2">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入围供应商原则：按照综合得分由高到底排序，排序在前的供应商按照以下原则确认入围供应商数量。</w:t>
      </w:r>
    </w:p>
    <w:p w14:paraId="79BCF197">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（1）当N＞2家时，取排序前10名的合格投标人作为入围供应商。</w:t>
      </w:r>
    </w:p>
    <w:p w14:paraId="2D0D2603">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（2）当N=2家时，取排序第1名的合格投标人作为入围供应商。</w:t>
      </w:r>
    </w:p>
    <w:p w14:paraId="75443DA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（3）当N=1家时，本项目流标。</w:t>
      </w:r>
    </w:p>
    <w:p w14:paraId="5C7249C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FF7DD8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（七）其他约定</w:t>
      </w:r>
    </w:p>
    <w:p w14:paraId="56FCF36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本项目如发生中标候选人放弃中标、因不可抗力不能履行合同、不按照招标文件要求提交履约保证金，或者被查实存在影响中标结果的违法行为等情形，不符合中标条件的，我行将根据招投标法律法规，按照评标委员会提出的中标候选人名单排序，将排位靠后的投标人往前顺位增补为中标人，也可以重新招标。</w:t>
      </w:r>
    </w:p>
    <w:p w14:paraId="41BDE77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2.XXXX有权根据实际业务开展情况、业务发展需要和管理要求，进行增补供应商、退出供应商以及调整订单下单规则。</w:t>
      </w:r>
    </w:p>
    <w:p w14:paraId="2729D48C">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3.评审中出现下列情形之一的，评审委员会应当启动异常低价投标（响应）审查程序：</w:t>
      </w:r>
    </w:p>
    <w:p w14:paraId="678216C3">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（1）投标（响应）报价低于全部通过符合性审查供应商投标（响应）报价平均值50%的，即投标（响应）报价&lt;全部通过符合性审查供应商投标（响应）报价平均值×50%；</w:t>
      </w:r>
    </w:p>
    <w:p w14:paraId="00CF4B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（2）投标（响应）报价低于通过符合性审查且报价次低供应商投标（响应）报价50%的，即投标（响应）报价&lt;通过符合性审查且报价次低供应商投标（响应）报价×50%；</w:t>
      </w:r>
    </w:p>
    <w:p w14:paraId="6C5D9549">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（3）投标（响应）报价低于采购项目最高限价45%的，即投标（响应）报价&lt;采购项目最高限价×45%；</w:t>
      </w:r>
    </w:p>
    <w:p w14:paraId="3AFE2E0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其他评审委员会认为供应商报价过低，有可能影响产品质量或者不能诚信履约的情形。评审委员会启动异常低价投标（响应）审查后，应当要求相关供应商在评审现场合理的时间内提供书面说明及必要的证明材料，对投标（响应）价格作出解释。书面说明、证明材料主要是项目具体成本测算等与报价合理性相关的说明、材料。评审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审查相关情况应当在评审报告中记录。</w:t>
      </w:r>
    </w:p>
    <w:p w14:paraId="04861569">
      <w:pPr>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关键性合同条款：供应商在采购过程中必须响应，不得通过形式偏离或修改，影响或限制我行权力的关键性条款。</w:t>
      </w:r>
    </w:p>
    <w:p w14:paraId="428B1CD1">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5003C5BD">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CC9E5A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八、采购合同</w:t>
      </w:r>
    </w:p>
    <w:p w14:paraId="5B22CA9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（一）合同形式及合同期限</w:t>
      </w:r>
    </w:p>
    <w:p w14:paraId="6682C91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1.合同形式：单价合同</w:t>
      </w:r>
    </w:p>
    <w:p w14:paraId="6771C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2.合同价格形式：固定单价</w:t>
      </w:r>
    </w:p>
    <w:p w14:paraId="0E42AE34">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3.合同期限：3年。首次签订期限为2年，在服务期届满前【30】个工作日内，如果双方均未向对方发出不再延续合同有效期的书面通知，则合同有效期将自动顺延【12】个月，自动顺延次数为【1】次。</w:t>
      </w:r>
    </w:p>
    <w:p w14:paraId="65ABFCB4">
      <w:pPr>
        <w:pStyle w:val="4"/>
        <w:keepNext w:val="0"/>
        <w:keepLines w:val="0"/>
        <w:widowControl/>
        <w:suppressLineNumbers w:val="0"/>
        <w:shd w:val="clear" w:fill="FFFFFF"/>
        <w:spacing w:before="0" w:beforeAutospacing="1" w:after="0" w:afterAutospacing="1" w:line="590" w:lineRule="atLeast"/>
        <w:ind w:left="0" w:right="0" w:firstLine="64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（二）付款节点及比例</w:t>
      </w:r>
    </w:p>
    <w:p w14:paraId="5CB21D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1.预付款：否。</w:t>
      </w:r>
    </w:p>
    <w:p w14:paraId="0D3313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2.支付节点：每月确认结算金额，每季度后结算。</w:t>
      </w:r>
    </w:p>
    <w:p w14:paraId="5458AA4C">
      <w:pPr>
        <w:pStyle w:val="4"/>
        <w:keepNext w:val="0"/>
        <w:keepLines w:val="0"/>
        <w:widowControl/>
        <w:suppressLineNumbers w:val="0"/>
        <w:shd w:val="clear" w:fill="FFFFFF"/>
        <w:spacing w:before="0" w:beforeAutospacing="1" w:after="0" w:afterAutospacing="1" w:line="590" w:lineRule="atLeast"/>
        <w:ind w:left="0" w:right="0" w:firstLine="0"/>
        <w:jc w:val="both"/>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 </w:t>
      </w:r>
    </w:p>
    <w:p w14:paraId="2A8D4263">
      <w:pPr>
        <w:pStyle w:val="4"/>
        <w:keepNext w:val="0"/>
        <w:keepLines w:val="0"/>
        <w:widowControl/>
        <w:suppressLineNumbers w:val="0"/>
        <w:shd w:val="clear" w:fill="FFFFFF"/>
        <w:spacing w:before="0" w:beforeAutospacing="1" w:after="0" w:afterAutospacing="1" w:line="590" w:lineRule="atLeast"/>
        <w:ind w:left="0" w:right="0" w:firstLine="32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（三）订单下单原则</w:t>
      </w:r>
    </w:p>
    <w:p w14:paraId="036764A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3E27767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九、评审时间</w:t>
      </w:r>
    </w:p>
    <w:p w14:paraId="4705B57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（一）招标公告发布。</w:t>
      </w:r>
      <w:r>
        <w:rPr>
          <w:rFonts w:hint="default" w:ascii="仿宋" w:hAnsi="仿宋" w:eastAsia="仿宋" w:cs="仿宋"/>
          <w:i w:val="0"/>
          <w:iCs w:val="0"/>
          <w:caps w:val="0"/>
          <w:color w:val="000000"/>
          <w:spacing w:val="0"/>
          <w:kern w:val="0"/>
          <w:sz w:val="24"/>
          <w:szCs w:val="24"/>
          <w:u w:val="none"/>
          <w:shd w:val="clear" w:fill="FFFFFF"/>
          <w:lang w:val="en-US" w:eastAsia="zh-CN" w:bidi="ar"/>
        </w:rPr>
        <w:t>集中采购方案获得批准完毕，由采购代理机构发布招标公告。</w:t>
      </w:r>
    </w:p>
    <w:p w14:paraId="6A9F61F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（二）招标时间。</w:t>
      </w:r>
      <w:r>
        <w:rPr>
          <w:rFonts w:hint="default" w:ascii="仿宋" w:hAnsi="仿宋" w:eastAsia="仿宋" w:cs="仿宋"/>
          <w:i w:val="0"/>
          <w:iCs w:val="0"/>
          <w:caps w:val="0"/>
          <w:color w:val="000000"/>
          <w:spacing w:val="0"/>
          <w:kern w:val="0"/>
          <w:sz w:val="24"/>
          <w:szCs w:val="24"/>
          <w:u w:val="none"/>
          <w:shd w:val="clear" w:fill="FFFFFF"/>
          <w:lang w:val="en-US" w:eastAsia="zh-CN" w:bidi="ar"/>
        </w:rPr>
        <w:t>从招标公告发布之日起至开标不得少于20日历天。</w:t>
      </w:r>
    </w:p>
    <w:p w14:paraId="4420CC7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07E4C0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十、附件</w:t>
      </w:r>
    </w:p>
    <w:p w14:paraId="77CE31B9">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附件1 采购需求说明书</w:t>
      </w:r>
    </w:p>
    <w:p w14:paraId="0B039BD2">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附件2 评标分值表</w:t>
      </w:r>
    </w:p>
    <w:p w14:paraId="520649A7">
      <w:pPr>
        <w:keepNext w:val="0"/>
        <w:keepLines w:val="0"/>
        <w:widowControl/>
        <w:suppressLineNumbers w:val="0"/>
        <w:shd w:val="clear" w:fill="FFFFFF"/>
        <w:spacing w:before="0" w:beforeAutospacing="1" w:after="0" w:afterAutospacing="1" w:line="590" w:lineRule="atLeast"/>
        <w:ind w:left="0" w:right="19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4C52F443">
      <w:pPr>
        <w:keepNext w:val="0"/>
        <w:keepLines w:val="0"/>
        <w:widowControl/>
        <w:suppressLineNumbers w:val="0"/>
        <w:shd w:val="clear" w:fill="FFFFFF"/>
        <w:spacing w:before="0" w:beforeAutospacing="1" w:after="0" w:afterAutospacing="1" w:line="590" w:lineRule="atLeast"/>
        <w:ind w:left="0" w:right="192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编制部门：财务部 </w:t>
      </w:r>
    </w:p>
    <w:p w14:paraId="2BFEF8C7">
      <w:pPr>
        <w:keepNext w:val="0"/>
        <w:keepLines w:val="0"/>
        <w:widowControl/>
        <w:suppressLineNumbers w:val="0"/>
        <w:shd w:val="clear" w:fill="FFFFFF"/>
        <w:spacing w:before="0" w:beforeAutospacing="1" w:after="0" w:afterAutospacing="1" w:line="590" w:lineRule="atLeast"/>
        <w:ind w:left="0" w:right="224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编制人：史天奇</w:t>
      </w:r>
    </w:p>
    <w:p w14:paraId="1BA8A5E8">
      <w:pPr>
        <w:keepNext w:val="0"/>
        <w:keepLines w:val="0"/>
        <w:widowControl/>
        <w:suppressLineNumbers w:val="0"/>
        <w:shd w:val="clear" w:fill="FFFFFF"/>
        <w:spacing w:before="0" w:beforeAutospacing="1" w:after="0" w:afterAutospacing="1" w:line="590" w:lineRule="atLeast"/>
        <w:ind w:left="0" w:right="320" w:firstLine="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编制日期：2026年4月17日</w:t>
      </w:r>
    </w:p>
    <w:p w14:paraId="6C64FBB1">
      <w:pPr>
        <w:keepNext w:val="0"/>
        <w:keepLines w:val="0"/>
        <w:widowControl/>
        <w:suppressLineNumbers w:val="0"/>
        <w:shd w:val="clear" w:fill="FFFFFF"/>
        <w:spacing w:before="0" w:beforeAutospacing="1" w:after="0" w:afterAutospacing="1" w:line="590" w:lineRule="atLeast"/>
        <w:ind w:left="0" w:right="3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2AA7899B">
      <w:pPr>
        <w:keepNext w:val="0"/>
        <w:keepLines w:val="0"/>
        <w:widowControl/>
        <w:suppressLineNumbers w:val="0"/>
        <w:shd w:val="clear" w:fill="FFFFFF"/>
        <w:spacing w:before="0" w:beforeAutospacing="1" w:after="0" w:afterAutospacing="1" w:line="590" w:lineRule="atLeast"/>
        <w:ind w:left="0" w:right="0" w:firstLine="64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需求管理部门：客户服务部</w:t>
      </w:r>
    </w:p>
    <w:p w14:paraId="16C8AAC0">
      <w:pPr>
        <w:keepNext w:val="0"/>
        <w:keepLines w:val="0"/>
        <w:widowControl/>
        <w:suppressLineNumbers w:val="0"/>
        <w:shd w:val="clear" w:fill="FFFFFF"/>
        <w:spacing w:before="0" w:beforeAutospacing="1" w:after="0" w:afterAutospacing="1" w:line="590" w:lineRule="atLeast"/>
        <w:ind w:left="0" w:right="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经办人：周鑫</w:t>
      </w:r>
    </w:p>
    <w:p w14:paraId="35207ADC">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br w:type="textWrapping"/>
      </w:r>
      <w:r>
        <w:rPr>
          <w:rFonts w:hint="default" w:ascii="黑体" w:hAnsi="宋体" w:eastAsia="黑体" w:cs="黑体"/>
          <w:i w:val="0"/>
          <w:iCs w:val="0"/>
          <w:caps w:val="0"/>
          <w:color w:val="000000"/>
          <w:spacing w:val="0"/>
          <w:kern w:val="0"/>
          <w:sz w:val="32"/>
          <w:szCs w:val="32"/>
          <w:u w:val="none"/>
          <w:shd w:val="clear" w:fill="FFFFFF"/>
          <w:lang w:val="en-US" w:eastAsia="zh-CN" w:bidi="ar"/>
        </w:rPr>
        <w:t>附件1</w:t>
      </w:r>
    </w:p>
    <w:p w14:paraId="27F6D83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采购需求说明书</w:t>
      </w:r>
    </w:p>
    <w:p w14:paraId="502223A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 </w:t>
      </w:r>
    </w:p>
    <w:p w14:paraId="284EFF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一、采购类别：</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普通服务类</w:t>
      </w:r>
    </w:p>
    <w:p w14:paraId="5BED243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二、采购内容：</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6719E74C">
      <w:pPr>
        <w:pStyle w:val="2"/>
        <w:keepNext w:val="0"/>
        <w:keepLines w:val="0"/>
        <w:widowControl/>
        <w:suppressLineNumbers w:val="0"/>
        <w:shd w:val="clear" w:fill="FFFFFF"/>
        <w:spacing w:before="0" w:beforeAutospacing="0" w:after="0" w:afterAutospacing="0" w:line="590" w:lineRule="atLeast"/>
        <w:ind w:left="0" w:firstLine="64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三、采购预估金额</w:t>
      </w:r>
      <w:r>
        <w:rPr>
          <w:rFonts w:hint="default" w:ascii="仿宋_GB2312" w:hAnsi="Helvetica" w:eastAsia="仿宋_GB2312" w:cs="仿宋_GB2312"/>
          <w:i w:val="0"/>
          <w:iCs w:val="0"/>
          <w:caps w:val="0"/>
          <w:color w:val="000000"/>
          <w:spacing w:val="0"/>
          <w:sz w:val="32"/>
          <w:szCs w:val="32"/>
          <w:u w:val="none"/>
          <w:shd w:val="clear" w:fill="FFFFFF"/>
        </w:rPr>
        <w:t>:</w:t>
      </w:r>
    </w:p>
    <w:p w14:paraId="0625E454">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单年度采购预估金额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_GB2312" w:hAnsi="Helvetica" w:eastAsia="仿宋_GB2312" w:cs="仿宋_GB2312"/>
          <w:i w:val="0"/>
          <w:iCs w:val="0"/>
          <w:caps w:val="0"/>
          <w:color w:val="000000"/>
          <w:spacing w:val="0"/>
          <w:sz w:val="32"/>
          <w:szCs w:val="32"/>
          <w:u w:val="none"/>
          <w:shd w:val="clear" w:fill="FFFFFF"/>
        </w:rPr>
        <w:t>100</w:t>
      </w:r>
      <w:r>
        <w:rPr>
          <w:rFonts w:hint="default" w:ascii="仿宋_GB2312" w:hAnsi="Helvetica" w:eastAsia="仿宋_GB2312" w:cs="仿宋_GB2312"/>
          <w:i w:val="0"/>
          <w:iCs w:val="0"/>
          <w:caps w:val="0"/>
          <w:color w:val="000000"/>
          <w:spacing w:val="10"/>
          <w:sz w:val="32"/>
          <w:szCs w:val="32"/>
          <w:u w:val="none"/>
          <w:shd w:val="clear" w:fill="FFFFFF"/>
        </w:rPr>
        <w:t>万元。（合同执行开始12个月内的</w:t>
      </w:r>
      <w:r>
        <w:rPr>
          <w:rFonts w:hint="default" w:ascii="仿宋_GB2312" w:hAnsi="Helvetica" w:eastAsia="仿宋_GB2312" w:cs="仿宋_GB2312"/>
          <w:i w:val="0"/>
          <w:iCs w:val="0"/>
          <w:caps w:val="0"/>
          <w:color w:val="000000"/>
          <w:spacing w:val="0"/>
          <w:sz w:val="24"/>
          <w:szCs w:val="24"/>
          <w:u w:val="none"/>
          <w:shd w:val="clear" w:fill="FFFFFF"/>
        </w:rPr>
        <w:t>采购预估金额）</w:t>
      </w:r>
    </w:p>
    <w:p w14:paraId="6CB8108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合同期</w:t>
      </w:r>
      <w:r>
        <w:rPr>
          <w:rFonts w:hint="default" w:ascii="仿宋_GB2312" w:hAnsi="Helvetica" w:eastAsia="仿宋_GB2312" w:cs="仿宋_GB2312"/>
          <w:i w:val="0"/>
          <w:iCs w:val="0"/>
          <w:caps w:val="0"/>
          <w:color w:val="000000"/>
          <w:spacing w:val="0"/>
          <w:sz w:val="24"/>
          <w:szCs w:val="24"/>
          <w:u w:val="none"/>
          <w:shd w:val="clear" w:fill="FFFFFF"/>
        </w:rPr>
        <w:t>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 w:hAnsi="仿宋" w:eastAsia="仿宋" w:cs="仿宋"/>
          <w:i w:val="0"/>
          <w:iCs w:val="0"/>
          <w:caps w:val="0"/>
          <w:color w:val="000000"/>
          <w:spacing w:val="10"/>
          <w:sz w:val="32"/>
          <w:szCs w:val="32"/>
          <w:u w:val="none"/>
          <w:shd w:val="clear" w:fill="FFFFFF"/>
        </w:rPr>
        <w:t>300</w:t>
      </w:r>
      <w:r>
        <w:rPr>
          <w:rFonts w:hint="default" w:ascii="仿宋_GB2312" w:hAnsi="Helvetica" w:eastAsia="仿宋_GB2312" w:cs="仿宋_GB2312"/>
          <w:i w:val="0"/>
          <w:iCs w:val="0"/>
          <w:caps w:val="0"/>
          <w:color w:val="000000"/>
          <w:spacing w:val="10"/>
          <w:sz w:val="32"/>
          <w:szCs w:val="32"/>
          <w:u w:val="none"/>
          <w:shd w:val="clear" w:fill="FFFFFF"/>
        </w:rPr>
        <w:t>万元。（从合同开始至合同终止期间的</w:t>
      </w:r>
      <w:r>
        <w:rPr>
          <w:rFonts w:hint="default" w:ascii="仿宋_GB2312" w:hAnsi="Helvetica" w:eastAsia="仿宋_GB2312" w:cs="仿宋_GB2312"/>
          <w:i w:val="0"/>
          <w:iCs w:val="0"/>
          <w:caps w:val="0"/>
          <w:color w:val="000000"/>
          <w:spacing w:val="0"/>
          <w:sz w:val="24"/>
          <w:szCs w:val="24"/>
          <w:u w:val="none"/>
          <w:shd w:val="clear" w:fill="FFFFFF"/>
        </w:rPr>
        <w:t>采购预估金额，按36个月预估）</w:t>
      </w:r>
    </w:p>
    <w:p w14:paraId="3F43DD9E">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kern w:val="0"/>
          <w:sz w:val="24"/>
          <w:szCs w:val="24"/>
          <w:u w:val="none"/>
          <w:shd w:val="clear" w:fill="FFFFFF"/>
          <w:lang w:val="en-US" w:eastAsia="zh-CN" w:bidi="ar"/>
        </w:rPr>
        <w:t> </w:t>
      </w:r>
    </w:p>
    <w:p w14:paraId="60604A11">
      <w:pPr>
        <w:pStyle w:val="2"/>
        <w:keepNext w:val="0"/>
        <w:keepLines w:val="0"/>
        <w:widowControl/>
        <w:suppressLineNumbers w:val="0"/>
        <w:shd w:val="clear" w:fill="FFFFFF"/>
        <w:spacing w:before="0" w:beforeAutospacing="0" w:after="0" w:afterAutospacing="0" w:line="590" w:lineRule="atLeast"/>
        <w:ind w:left="630" w:firstLine="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四、报价要求</w:t>
      </w:r>
    </w:p>
    <w:p w14:paraId="55F5D96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（一）报价要求</w:t>
      </w:r>
    </w:p>
    <w:p w14:paraId="78A312C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按照结算系数上限报价</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w:t>
      </w:r>
    </w:p>
    <w:p w14:paraId="0234F9A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（二）采购控制价</w:t>
      </w:r>
    </w:p>
    <w:p w14:paraId="26AE3781">
      <w:pPr>
        <w:pStyle w:val="4"/>
        <w:keepNext w:val="0"/>
        <w:keepLines w:val="0"/>
        <w:widowControl/>
        <w:suppressLineNumbers w:val="0"/>
        <w:shd w:val="clear" w:fill="FFFFFF"/>
        <w:spacing w:before="0" w:beforeAutospacing="1" w:after="0" w:afterAutospacing="1"/>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0.6%。</w:t>
      </w:r>
    </w:p>
    <w:p w14:paraId="11AF6E1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五、服务管理要求</w:t>
      </w:r>
    </w:p>
    <w:p w14:paraId="056509C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（一）服务要求</w:t>
      </w:r>
    </w:p>
    <w:p w14:paraId="27A3A6A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根据公司提供的客户资源，通过电话和企微方式联系跟进，与客户进行有效沟通，了解客户需求，引导客户成交。</w:t>
      </w:r>
    </w:p>
    <w:p w14:paraId="2640D456">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2.定期电话或企微回访，与客户保持沟通并建立良好的关系，指导客户操作及挖掘客户需求。</w:t>
      </w:r>
    </w:p>
    <w:p w14:paraId="4D75F2B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3.对所销售的产品与服务有深入的了解，并可完成甲方分配的任务。</w:t>
      </w:r>
    </w:p>
    <w:p w14:paraId="633D32A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4.熟悉销售流程、包括开场白、需求挖掘、产品介绍、异议处理、促交成单等环节。</w:t>
      </w:r>
    </w:p>
    <w:p w14:paraId="0D9E8BB5">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5.具备较好的普通话功底并善于沟通和聆听。</w:t>
      </w:r>
    </w:p>
    <w:p w14:paraId="1C805094">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6.善于运用各类销售话术和技巧以促成客户转化。</w:t>
      </w:r>
    </w:p>
    <w:p w14:paraId="45F0B1C9">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commentRangeStart w:id="84038"/>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7.供应商需具有</w:t>
      </w:r>
      <w:commentRangeEnd w:id="84038"/>
      <w:r>
        <w:commentReference w:id="84038"/>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财富类业务交付经验。</w:t>
      </w:r>
    </w:p>
    <w:p w14:paraId="0FBB760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commentRangeStart w:id="20799"/>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8.交付地需有至少2个在服务的且服务时长≥2个月的营销类外呼项目。</w:t>
      </w:r>
      <w:commentRangeEnd w:id="20799"/>
      <w:r>
        <w:commentReference w:id="20799"/>
      </w:r>
    </w:p>
    <w:p w14:paraId="6D3B627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（二）服务标准要求与结算方法</w:t>
      </w:r>
    </w:p>
    <w:p w14:paraId="770B1E10">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p w14:paraId="24A2342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营销效果付费</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服务模式：</w:t>
      </w:r>
    </w:p>
    <w:p w14:paraId="5B3DC88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（1）此类结算模式适用于</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我行财富类存款、理财、基金、保险等业务。</w:t>
      </w:r>
    </w:p>
    <w:p w14:paraId="02F0CF0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(2)外包人员结算费用根据当月供应商业绩达成情况进行评估。</w:t>
      </w:r>
    </w:p>
    <w:p w14:paraId="33A14D5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(3)结算金额=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-质量扣罚（质检和投诉）。其中服务标准注意事项如下：质检扣罚项与投诉扣罚标准以邮件为准。</w:t>
      </w:r>
    </w:p>
    <w:p w14:paraId="2759D7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（4）以上服务费管理法则甲方有权根据业务运营需要进行规则调整，并将以邮件形式同步给乙方指定联系人邮箱。</w:t>
      </w:r>
    </w:p>
    <w:p w14:paraId="4108CD9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（三）安全与保密要求</w:t>
      </w:r>
    </w:p>
    <w:p w14:paraId="0119B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（1）供应商知悉本协议签订和合作过程中XXXX业务数据、系统信息、业务流程、培训及客户资料等均属商业机密，供应商人员需严格遵守XXXX运营要求。</w:t>
      </w:r>
    </w:p>
    <w:p w14:paraId="70F301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（2）供应商确保供应商指派从事外包业务的坐席工作人员及与外包业务相关的项目管理人员均接受过保密培训，熟悉并掌握相关保密规定。供应商需和上述人员签订书面的保密协议。</w:t>
      </w:r>
    </w:p>
    <w:p w14:paraId="6F24925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为保证信息安全，XXXX可在业务外包场所制定职场管理规范，坐席人员及业务外包相关的项目管理人员应予以遵守，同时XXXX定期或不定期对数据安全管理情况开展的检查工作，供应商需予以配合并对检查出的问题进行整改。</w:t>
      </w:r>
    </w:p>
    <w:p w14:paraId="0E4F4C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为保证信息安全，供应商应遵于业务外包场所严格的门禁管理和保安措施，未经XXXX同意任何无关，人员不得进入，XXXX有权定期或不定期要求调取供应商的监控录像和门禁记录、对职场进行现场或远程安全检查等，XXXX有权对安保提出合理的要求和建议，供应商应予以配合。</w:t>
      </w:r>
    </w:p>
    <w:p w14:paraId="098892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本协议、本协议附件、本协议补无协议以及双方在合作过程中知悉的对方商业秘密(包括但不限于商业方案、保密信息或客户信息等)均属需保密内容，未经对方同意，各方不得将前述材料及信息向第三方，包括但不限于本方与该业务无关的人员披露。</w:t>
      </w:r>
    </w:p>
    <w:p w14:paraId="009C43A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（6）供应商积极配合XXXX不定期的审计和检查，中信XXXX享有对供应商所提供外包服务的审计和检查的权利。</w:t>
      </w:r>
    </w:p>
    <w:p w14:paraId="5FBEC6C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（7）供应商必须每月通报外包业务的有关事项。</w:t>
      </w:r>
    </w:p>
    <w:p w14:paraId="5013008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（8）供应商必须及时通报外包业务的突发性事件。</w:t>
      </w:r>
    </w:p>
    <w:p w14:paraId="5FF104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（9）供应商必须配合XXXX接受银行业监督管理机构、国家司法机关等的监督或检查。</w:t>
      </w:r>
    </w:p>
    <w:p w14:paraId="0B7739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（10）供应商必须保障客户信息的安全性，客户信息不安全或客户权利受到影响时，XXXX有权随时终止本协议。</w:t>
      </w:r>
    </w:p>
    <w:p w14:paraId="3E0E497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（11）不得以XXXX的名义开展活动。</w:t>
      </w:r>
    </w:p>
    <w:p w14:paraId="1D28FC4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146D8FF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（三）其他要求</w:t>
      </w:r>
    </w:p>
    <w:p w14:paraId="2B0DC5B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1.双方将不断审核运营要求，在双方同意的基础上，可针对具体要求进行修改，并以邮件方式通知。</w:t>
      </w:r>
    </w:p>
    <w:p w14:paraId="7545834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为实现本外包协议项下服务提供的人员，上述人员与供应商之间存在劳动或劳务等用工关系，上述人员与XXXX之间不存在任何劳动或劳务等用工关系。上述人员与供应商之间因用工关系(包括但不限于工资支付、休息休假、经济补偿、劳动福利)产生的纠纷由供应商自行处理并承担责任，与XXXX无关，XXXX因此受到损失包括但不限于业务，经济，舆情等风险与损失由供应商全额赔偿（含律师费等）。上述人员在工作时间、非工作时间、出差期间(无论由XXXX还是供应商指派)出现意外事故、疾病、工伤、非因工负伤等情况均与百信银行无关，由供应商负责处理并承担责任；XXXX因此受到损失或因协助处理该事项产生的一切费用，由供应商全额赔偿XXXX损失及费用（含律师费等）。</w:t>
      </w:r>
    </w:p>
    <w:p w14:paraId="15066B8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3.供应商应就本合同涉及的产品业务、服务标准中的相关内容对拟提供给XXXX的员工进行培训。</w:t>
      </w:r>
    </w:p>
    <w:p w14:paraId="71EEC44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4.供应商应履行本项目外包人员培训、选拔、考核、淘汰等职责，XXXX均有权随时进行监督或不定期抽检，并对供应商未按要求执行相关流程的，按照本附件违约责任部分处理。</w:t>
      </w:r>
    </w:p>
    <w:p w14:paraId="2D40CC41">
      <w:pPr>
        <w:keepNext w:val="0"/>
        <w:keepLines w:val="0"/>
        <w:widowControl/>
        <w:suppressLineNumbers w:val="0"/>
        <w:shd w:val="clear" w:fill="FFFFFF"/>
        <w:spacing w:before="0" w:beforeAutospacing="1" w:after="0" w:afterAutospacing="1" w:line="590" w:lineRule="atLeast"/>
        <w:ind w:left="0" w:right="0" w:firstLine="32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七、其他要求</w:t>
      </w:r>
    </w:p>
    <w:p w14:paraId="782B65D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（一）场地方面</w:t>
      </w:r>
    </w:p>
    <w:p w14:paraId="54BB885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commentRangeStart w:id="44026"/>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1.电销系统须使用行方电销系统，严禁使用非行方要求的三方系统作业。</w:t>
      </w:r>
      <w:commentRangeEnd w:id="44026"/>
      <w:r>
        <w:commentReference w:id="44026"/>
      </w:r>
    </w:p>
    <w:p w14:paraId="53AD3A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2.须能够提供持续、稳定的电力和网络，确保工作时间内不间断供电与网络，保持业务连续性。</w:t>
      </w:r>
    </w:p>
    <w:p w14:paraId="180EA74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3.离岸服务须提供足够的专属独立工位与独立办公区域并设立门禁。</w:t>
      </w:r>
    </w:p>
    <w:p w14:paraId="219967E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4.须配备必要的培训场所及培训所须设备。</w:t>
      </w:r>
    </w:p>
    <w:p w14:paraId="1BF7F74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5.须要配备员工休息室、会议室。</w:t>
      </w:r>
    </w:p>
    <w:p w14:paraId="5AEE6E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commentRangeStart w:id="94716"/>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6.须无纸化办公、职场内严禁携带纸笔、手机、摄影器材、MP3/MP4、U盘、便携式设备等物品；如极个别情况需要携带纸笔，需向甲方报备并获得批准后执行。</w:t>
      </w:r>
      <w:commentRangeEnd w:id="94716"/>
      <w:r>
        <w:commentReference w:id="94716"/>
      </w:r>
    </w:p>
    <w:p w14:paraId="244D976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commentRangeStart w:id="46690"/>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7.须安装监控摄像系统，系统须实现全方位监控无盲点且实时查看或提供其他满足行方的可行方案。视频数字录像监控单元须自动存储进入全天所有摄像设备活动图像及监控录像相关资料至少保留三个月。</w:t>
      </w:r>
      <w:commentRangeEnd w:id="46690"/>
      <w:r>
        <w:commentReference w:id="46690"/>
      </w:r>
    </w:p>
    <w:p w14:paraId="222D7BD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8.根据业务规模、完成时间，在协商共识的基础上，确定每次项目的物理工位及一线坐席人员及配套运营人员。</w:t>
      </w:r>
    </w:p>
    <w:p w14:paraId="2E06850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9.须具备完善的信息安全防控、系统部署、人员部署、运营管理方案，如呼叫中心体系认证。</w:t>
      </w:r>
    </w:p>
    <w:p w14:paraId="233BF6B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commentRangeStart w:id="62149"/>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10.供应商不得再次转包或委托其他人进行代理；</w:t>
      </w:r>
      <w:commentRangeEnd w:id="62149"/>
      <w:r>
        <w:commentReference w:id="62149"/>
      </w:r>
    </w:p>
    <w:p w14:paraId="31A8626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11.XXXX指派的管理人员入驻外包办公场所实施外包项目现场监督管理，供应商须提供一切必要的支持与配合；</w:t>
      </w:r>
    </w:p>
    <w:p w14:paraId="68B293F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（二）提供服务的主体资质方面</w:t>
      </w:r>
    </w:p>
    <w:p w14:paraId="360F7DD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1.年龄原则上20-35岁，具有同业一年以上经验的可适度放宽至40岁。</w:t>
      </w:r>
    </w:p>
    <w:p w14:paraId="321C4BE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2.学历要求需符合合同内规定。</w:t>
      </w:r>
    </w:p>
    <w:p w14:paraId="5C8A1D2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3.具有一定的营销能力。</w:t>
      </w:r>
    </w:p>
    <w:p w14:paraId="39C1536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4.具备一定的办公软件应用知识，打字速度在30字-60字/分钟。</w:t>
      </w:r>
    </w:p>
    <w:p w14:paraId="0174C3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5.普通话标准、口齿清晰，持有普通话二级乙等证书的优先。</w:t>
      </w:r>
    </w:p>
    <w:p w14:paraId="0170BA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6.为人诚信，工作积极主动、细致、热情，具有强烈的责任感、客户服务意识、高度的敬业精神和团体协作精神；</w:t>
      </w:r>
    </w:p>
    <w:p w14:paraId="7067186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7.遵守国家法律法规和金融工作纪律，具有良好的职业操守，诚实守信，无不良记录、无犯罪记录</w:t>
      </w:r>
    </w:p>
    <w:p w14:paraId="50766CE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8.供应商对本合同项下外包人员的培训、选拔、考核、淘汰标准须符合本合同项下业务要求。</w:t>
      </w:r>
    </w:p>
    <w:p w14:paraId="358DA8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9.供应商应确保参与本项目的外包人员身体健康，入场前均不存在各类传染性疾病。</w:t>
      </w:r>
    </w:p>
    <w:p w14:paraId="7EBAB6B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10.所有涉及的运营人员签署有效保密协议，其保密协议中应具有泄密责任追究条款。</w:t>
      </w:r>
    </w:p>
    <w:p w14:paraId="2BD9CA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11.离场人员亦需须严格遵守XXXX制定的相关管理制度（包含现场管理办法、信息安全、数据安全、员工行为规范、保密管理、应急预案处理等相关制度和规定）。</w:t>
      </w:r>
    </w:p>
    <w:p w14:paraId="66E6F42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（三）业务管理方面</w:t>
      </w:r>
    </w:p>
    <w:p w14:paraId="780D0E5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1.每月业绩目标、考核项、需求人力，我方会以邮件形式通知。</w:t>
      </w:r>
    </w:p>
    <w:p w14:paraId="2DB11F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业务开展之前须将人员名单上报XXXX，行方同意并完成入场流程后方可开展业务。同时每月第3个工作日将上月人员花名册报备至XXXX。花名册须包括但不限于坐席姓名、年龄、作业任务、服务周期、服务状态（新增、保持、剔除、转项目、转模式），全日制最高学历、同业经验等信息；</w:t>
      </w:r>
    </w:p>
    <w:p w14:paraId="36D1563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3.服务商提供的服务人员务必为切实为我行服务的人员并提供实际作业效果，禁止一切弄虚作假的行为，一经发现我方将对其当月提供的服务不予结算，或对已结算费用进行追回。并视情况按照合同追究责任。</w:t>
      </w:r>
    </w:p>
    <w:p w14:paraId="579895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4.XXXX认为供应商人员提供服务无法满足本合同项下业务或服务需求，可随时要求供应商更换，人员替换周期原则上不超过个5工作日，替换后人员应当能够胜任本项目，并在行方同意后方可开展业务。</w:t>
      </w:r>
    </w:p>
    <w:p w14:paraId="2C8473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XXXX每月对作业同一类任务的供应商进行排名，若某家供应商连续两个月核心指标优于对手10%以上，次月订单分配比例向优胜方倾斜，调整双方分配比例，确保在双供应商格局下，通过高频动态调整实现优胜劣汰与业务规模的最大化</w:t>
      </w:r>
    </w:p>
    <w:p w14:paraId="57DADB0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项目运营须配备项目经理，以及全职坐席、班长，培训、质检人员可与其他项目共用，为确保业务及服务连续性，供应商不得随意撤换或调动项目人员。如确需变更项目人员，应及时与XXXX协商并确定方案后执行。</w:t>
      </w:r>
    </w:p>
    <w:p w14:paraId="63CD0C3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7.为确保本合同项下业务或服务质量，供应商应对其员工开展业务培训，培训内容涉及本合同项下业务或服务的应经百信银行审核后使用。</w:t>
      </w:r>
    </w:p>
    <w:p w14:paraId="7665D55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日常投诉、风险要点须每周报备至XXXX，若涉及紧急、涉媒、涉银监投诉、风险点须一小时内将情况通知百信银行对接人员，并在事后通过邮件报备XXXX突发事件处理及整改方案；严禁出现引导客户报警、拨打客服热线等推诿情况以造成问题升级。</w:t>
      </w:r>
    </w:p>
    <w:p w14:paraId="0F0EFBB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10.须每日、每周提供运营报表，每月提供一次工作报告，报告内容应报告但不限于业绩分析、下阶段工作计划、问题解决方案及其他汇报事项。月度报告需前往XXXX指定地址，当面进行汇报。</w:t>
      </w:r>
    </w:p>
    <w:p w14:paraId="5820A0F6">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（四）资质要求</w:t>
      </w:r>
    </w:p>
    <w:tbl>
      <w:tblPr>
        <w:tblStyle w:val="5"/>
        <w:tblW w:w="13833"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547"/>
        <w:gridCol w:w="11286"/>
      </w:tblGrid>
      <w:tr w14:paraId="5AC796E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08415A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人员类别</w:t>
            </w:r>
          </w:p>
        </w:tc>
        <w:tc>
          <w:tcPr>
            <w:tcW w:w="493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02A67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基本资质要求</w:t>
            </w:r>
          </w:p>
        </w:tc>
      </w:tr>
      <w:tr w14:paraId="02C6275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1EB80D">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电销岗</w:t>
            </w:r>
          </w:p>
        </w:tc>
        <w:tc>
          <w:tcPr>
            <w:tcW w:w="493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28B3578">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无学历要求，至少</w:t>
            </w:r>
            <w:r>
              <w:rPr>
                <w:rFonts w:hint="eastAsia" w:ascii="宋体" w:hAnsi="宋体" w:eastAsia="宋体" w:cs="宋体"/>
                <w:caps w:val="0"/>
                <w:spacing w:val="0"/>
                <w:kern w:val="0"/>
                <w:sz w:val="21"/>
                <w:szCs w:val="21"/>
                <w:u w:val="none"/>
                <w:lang w:val="en-US" w:eastAsia="zh-CN" w:bidi="ar"/>
              </w:rPr>
              <w:t>1</w:t>
            </w:r>
            <w:r>
              <w:rPr>
                <w:rFonts w:hint="default" w:ascii="等线" w:hAnsi="等线" w:eastAsia="等线" w:cs="等线"/>
                <w:caps w:val="0"/>
                <w:spacing w:val="0"/>
                <w:kern w:val="0"/>
                <w:sz w:val="21"/>
                <w:szCs w:val="21"/>
                <w:u w:val="none"/>
                <w:lang w:val="en-US" w:eastAsia="zh-CN" w:bidi="ar"/>
              </w:rPr>
              <w:t>年电销经验</w:t>
            </w:r>
          </w:p>
        </w:tc>
      </w:tr>
    </w:tbl>
    <w:p w14:paraId="64A1D791">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59F65007">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116487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以上报价包含税金、五险一金及供应商管理费等全部费用。相关资质要求以XXXX相关具体制度为准。</w:t>
      </w:r>
    </w:p>
    <w:p w14:paraId="6E3DC4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八、供应商分配及订单下单原则</w:t>
      </w:r>
    </w:p>
    <w:p w14:paraId="4CAD475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鉴于财富业务首次引入CPS结算模式且中标供应商数量为2家，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2D319CD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九、支付节点</w:t>
      </w:r>
    </w:p>
    <w:p w14:paraId="511C857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每月根据实际人员订单完成情况进行考核，每季度结算。</w:t>
      </w:r>
    </w:p>
    <w:p w14:paraId="282A287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p>
    <w:p w14:paraId="1CC60C0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八、</w:t>
      </w:r>
    </w:p>
    <w:p w14:paraId="3AC4AF2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附件2</w:t>
      </w:r>
    </w:p>
    <w:p w14:paraId="6FE05807">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44"/>
          <w:szCs w:val="44"/>
          <w:u w:val="none"/>
          <w:shd w:val="clear" w:fill="FFFFFF"/>
          <w:lang w:val="en-US" w:eastAsia="zh-CN" w:bidi="ar"/>
        </w:rPr>
        <w:t>评标分值表</w:t>
      </w:r>
    </w:p>
    <w:tbl>
      <w:tblPr>
        <w:tblStyle w:val="5"/>
        <w:tblW w:w="7701"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69"/>
        <w:gridCol w:w="1154"/>
        <w:gridCol w:w="3678"/>
        <w:gridCol w:w="651"/>
        <w:gridCol w:w="1149"/>
      </w:tblGrid>
      <w:tr w14:paraId="3D6131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12" w:hRule="atLeast"/>
          <w:jc w:val="center"/>
        </w:trPr>
        <w:tc>
          <w:tcPr>
            <w:tcW w:w="106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FF5E29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评分大类</w:t>
            </w:r>
          </w:p>
        </w:tc>
        <w:tc>
          <w:tcPr>
            <w:tcW w:w="1154"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95C872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细项及</w:t>
            </w:r>
          </w:p>
          <w:p w14:paraId="31F615B3">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分值</w:t>
            </w:r>
          </w:p>
        </w:tc>
        <w:tc>
          <w:tcPr>
            <w:tcW w:w="3678"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0CE27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评分说明</w:t>
            </w:r>
          </w:p>
        </w:tc>
        <w:tc>
          <w:tcPr>
            <w:tcW w:w="65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A3483F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评审维度</w:t>
            </w:r>
          </w:p>
        </w:tc>
        <w:tc>
          <w:tcPr>
            <w:tcW w:w="114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A2764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备注</w:t>
            </w:r>
          </w:p>
        </w:tc>
      </w:tr>
      <w:tr w14:paraId="588C7A4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80641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企业实力（35分）</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0CFFA2">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企业案例（27分）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06A2D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年至今为入围银行机构类似业务的供应商库.每一项2分，本项目最高10分。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AE828C7">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3A3E5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4F8CAC2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949880">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236920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2743A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年至今为入围非银行金融机构类似业务供应商库：每一项2分，本项目最高得8分。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1232D5">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A67E710">
            <w:pPr>
              <w:rPr>
                <w:rFonts w:hint="eastAsia" w:ascii="宋体"/>
                <w:sz w:val="24"/>
                <w:szCs w:val="24"/>
              </w:rPr>
            </w:pPr>
          </w:p>
        </w:tc>
      </w:tr>
      <w:tr w14:paraId="66AACC7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61AC5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7008FF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FD08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年至今为客户提供</w:t>
            </w:r>
            <w:r>
              <w:rPr>
                <w:rFonts w:hint="default" w:ascii="仿宋_GB2312" w:eastAsia="仿宋_GB2312" w:cs="仿宋_GB2312" w:hAnsiTheme="minorHAnsi"/>
                <w:color w:val="FF0000"/>
                <w:kern w:val="0"/>
                <w:sz w:val="21"/>
                <w:szCs w:val="21"/>
                <w:lang w:val="en-US" w:eastAsia="zh-CN" w:bidi="ar"/>
              </w:rPr>
              <w:t>20</w:t>
            </w:r>
            <w:r>
              <w:rPr>
                <w:rFonts w:hint="default" w:ascii="仿宋_GB2312" w:eastAsia="仿宋_GB2312" w:cs="仿宋_GB2312" w:hAnsiTheme="minorHAnsi"/>
                <w:color w:val="000000"/>
                <w:kern w:val="0"/>
                <w:sz w:val="21"/>
                <w:szCs w:val="21"/>
                <w:lang w:val="en-US" w:eastAsia="zh-CN" w:bidi="ar"/>
              </w:rPr>
              <w:t>人（含）以上营销服务案例，</w:t>
            </w:r>
          </w:p>
          <w:p w14:paraId="38790E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1-2项得1分；</w:t>
            </w:r>
          </w:p>
          <w:p w14:paraId="38DE21D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3-4项得4分；</w:t>
            </w:r>
          </w:p>
          <w:p w14:paraId="5C2A52A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5-6项得7分；</w:t>
            </w:r>
          </w:p>
          <w:p w14:paraId="711817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7项及以上得9分。</w:t>
            </w:r>
          </w:p>
          <w:p w14:paraId="76B99A6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本项目最高得9分。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3938E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213482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0FF6B9E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673DD2">
            <w:pPr>
              <w:rPr>
                <w:rFonts w:hint="eastAsia" w:ascii="宋体"/>
                <w:sz w:val="24"/>
                <w:szCs w:val="24"/>
              </w:rPr>
            </w:pPr>
          </w:p>
        </w:tc>
        <w:tc>
          <w:tcPr>
            <w:tcW w:w="115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71EA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企业资质</w:t>
            </w:r>
          </w:p>
          <w:p w14:paraId="32494E9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（8分）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6931FD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具有有效的具有有效的ISO9000系列认证、ISO14001系列认证、ISO20000系列认证、ISO27001系列认证等认证证书;上述资质每有1项得2分，最高得8分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4ADB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CEB79C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3F1F4824">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569"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DB3F9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服</w:t>
            </w:r>
          </w:p>
          <w:p w14:paraId="50CCE44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务方案</w:t>
            </w:r>
          </w:p>
          <w:p w14:paraId="6A14571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kern w:val="0"/>
                <w:sz w:val="21"/>
                <w:szCs w:val="21"/>
                <w:lang w:val="en-US" w:eastAsia="zh-CN" w:bidi="ar"/>
              </w:rPr>
              <w:t>（30分）</w:t>
            </w:r>
          </w:p>
          <w:p w14:paraId="53D49B2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868C25">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客户信息安全保护方案</w:t>
            </w:r>
          </w:p>
          <w:p w14:paraId="7BE7C654">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E8E45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943F6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199EE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4412AA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502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3F8D11">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3DAAC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52BCAC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10C1D3F">
            <w:pPr>
              <w:rPr>
                <w:rFonts w:hint="eastAsia" w:ascii="宋体"/>
                <w:sz w:val="24"/>
                <w:szCs w:val="24"/>
              </w:rPr>
            </w:pPr>
          </w:p>
        </w:tc>
      </w:tr>
      <w:tr w14:paraId="294198F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C7D0C3">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DEE8A6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CCE72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88A22F6">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F42DCD5">
            <w:pPr>
              <w:rPr>
                <w:rFonts w:hint="eastAsia" w:ascii="宋体"/>
                <w:sz w:val="24"/>
                <w:szCs w:val="24"/>
              </w:rPr>
            </w:pPr>
          </w:p>
        </w:tc>
      </w:tr>
      <w:tr w14:paraId="6B50CA6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62EDDF">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A0759F">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坐席服务质量管理方案</w:t>
            </w:r>
          </w:p>
          <w:p w14:paraId="54F0FDE1">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A4188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服务方案可行，满足招标人需求得7-10分。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1E0C9F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4701B58">
            <w:pPr>
              <w:rPr>
                <w:rFonts w:hint="eastAsia" w:ascii="宋体"/>
                <w:sz w:val="24"/>
                <w:szCs w:val="24"/>
              </w:rPr>
            </w:pPr>
          </w:p>
        </w:tc>
      </w:tr>
      <w:tr w14:paraId="344CD62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64"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101126">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FB6A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245C6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服务方案较可行，基本满足招标人需求得3-6分。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494B420">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10F2E36">
            <w:pPr>
              <w:rPr>
                <w:rFonts w:hint="eastAsia" w:ascii="宋体"/>
                <w:sz w:val="24"/>
                <w:szCs w:val="24"/>
              </w:rPr>
            </w:pPr>
          </w:p>
        </w:tc>
      </w:tr>
      <w:tr w14:paraId="5AE649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3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FC0A4F">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87382C9">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09591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服务方案一般，对招标人需求针对性需要加强，得0-2分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27DDFF">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0A2F7E8">
            <w:pPr>
              <w:rPr>
                <w:rFonts w:hint="eastAsia" w:ascii="宋体"/>
                <w:sz w:val="24"/>
                <w:szCs w:val="24"/>
              </w:rPr>
            </w:pPr>
          </w:p>
        </w:tc>
      </w:tr>
      <w:tr w14:paraId="4A0B65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33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AA92B2">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E96097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企业内控体系</w:t>
            </w:r>
          </w:p>
          <w:p w14:paraId="4B422A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6002C6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1E533E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3FE29AD">
            <w:pPr>
              <w:rPr>
                <w:rFonts w:hint="eastAsia" w:ascii="宋体"/>
                <w:sz w:val="24"/>
                <w:szCs w:val="24"/>
              </w:rPr>
            </w:pPr>
          </w:p>
        </w:tc>
      </w:tr>
      <w:tr w14:paraId="0E37FAF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91"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A4CF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3DC973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35BF5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6FF6D9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62ADC93">
            <w:pPr>
              <w:rPr>
                <w:rFonts w:hint="eastAsia" w:ascii="宋体"/>
                <w:sz w:val="24"/>
                <w:szCs w:val="24"/>
              </w:rPr>
            </w:pPr>
          </w:p>
        </w:tc>
      </w:tr>
      <w:tr w14:paraId="4E5B76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1873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94FCD0">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F1297E6">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9F7136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8BB6B67">
            <w:pPr>
              <w:rPr>
                <w:rFonts w:hint="eastAsia" w:ascii="宋体"/>
                <w:sz w:val="24"/>
                <w:szCs w:val="24"/>
              </w:rPr>
            </w:pPr>
          </w:p>
        </w:tc>
      </w:tr>
      <w:tr w14:paraId="6641C11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84EAFE">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4817D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项目实施质量保证措施</w:t>
            </w:r>
          </w:p>
          <w:p w14:paraId="17334CE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9D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29FD8D9">
            <w:pPr>
              <w:keepNext w:val="0"/>
              <w:keepLines w:val="0"/>
              <w:widowControl/>
              <w:suppressLineNumbers w:val="0"/>
              <w:spacing w:before="0" w:beforeAutospacing="1" w:after="0" w:afterAutospacing="1"/>
              <w:ind w:left="0" w:right="0"/>
              <w:jc w:val="both"/>
            </w:pPr>
            <w:r>
              <w:rPr>
                <w:rFonts w:hint="default" w:ascii="仿宋_GB2312" w:eastAsia="仿宋_GB2312" w:cs="仿宋_GB2312" w:hAnsiTheme="minorHAnsi"/>
                <w:kern w:val="0"/>
                <w:sz w:val="21"/>
                <w:szCs w:val="21"/>
                <w:lang w:val="en-US" w:eastAsia="zh-CN" w:bidi="ar"/>
              </w:rPr>
              <w:t>主观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F3CD4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0B2BC64E">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41B75A">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48368">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D7606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FC37D24">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0CCA5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5411BB2">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28B0C">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754AB5">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58286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7CF2012">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6D7871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E2C3C11">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8A3151">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96673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企业人员培训机制（5分）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CD6707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234642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EBF884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CED4EB0">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0480745">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8D44D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B6CC59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07E34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DA078E">
            <w:pPr>
              <w:rPr>
                <w:rFonts w:hint="eastAsia" w:ascii="宋体"/>
                <w:sz w:val="24"/>
                <w:szCs w:val="24"/>
              </w:rPr>
            </w:pPr>
          </w:p>
        </w:tc>
      </w:tr>
      <w:tr w14:paraId="3F5B444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03"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77CAD">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A7D33D">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FEA28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ECC542B">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6744033D">
            <w:pPr>
              <w:rPr>
                <w:rFonts w:hint="eastAsia" w:ascii="宋体"/>
                <w:sz w:val="24"/>
                <w:szCs w:val="24"/>
              </w:rPr>
            </w:pPr>
          </w:p>
        </w:tc>
      </w:tr>
      <w:tr w14:paraId="5A3B2F48">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1243"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8B652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4A30138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（10分）</w:t>
            </w: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447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38E4277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5DBA2C">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企业2025年度财富类项目外呼结算金额：</w:t>
            </w:r>
          </w:p>
          <w:p w14:paraId="5404B9B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0-500万得1分；</w:t>
            </w:r>
          </w:p>
          <w:p w14:paraId="73340C1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501-1000万得3分；</w:t>
            </w:r>
          </w:p>
          <w:p w14:paraId="4F77051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1001-2000万得4分；</w:t>
            </w:r>
          </w:p>
          <w:p w14:paraId="66BE619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2000万以上得5分；</w:t>
            </w:r>
          </w:p>
          <w:p w14:paraId="52B7BCC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本项目最高5分。服务不同机构项目数得分不累计，按项目数最高算。</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1456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CCA4C5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211998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8558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EA1427">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7D1434">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企业2025年度现有及过往合作案例中包含的财富类项目的甲方个数情况：</w:t>
            </w:r>
          </w:p>
          <w:p w14:paraId="28A01BF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1-2个得1分；</w:t>
            </w:r>
          </w:p>
          <w:p w14:paraId="70CE1F8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3-4个得3分；</w:t>
            </w:r>
          </w:p>
          <w:p w14:paraId="33FBFB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5-6个得4分；</w:t>
            </w:r>
          </w:p>
          <w:p w14:paraId="2BED3C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7个及以上得5分；</w:t>
            </w:r>
          </w:p>
          <w:p w14:paraId="17356872">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本项目最高5分。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EA776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1D9B26A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9D9696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FA620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投标报价（25分）</w:t>
            </w:r>
          </w:p>
        </w:tc>
        <w:tc>
          <w:tcPr>
            <w:tcW w:w="1154"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1C45BFA">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投标报价（25分）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7F90B1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详见备注“投标报价计算规则”</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79D6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CDC6F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bl>
    <w:p w14:paraId="34867E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备注：</w:t>
      </w:r>
    </w:p>
    <w:p w14:paraId="3BBF783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 企业案例要求：</w:t>
      </w:r>
    </w:p>
    <w:p w14:paraId="1A6A5E5D">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（1）业绩时限要求：</w:t>
      </w:r>
      <w:r>
        <w:rPr>
          <w:rFonts w:hint="default" w:ascii="仿宋" w:hAnsi="仿宋" w:eastAsia="仿宋" w:cs="仿宋"/>
          <w:i w:val="0"/>
          <w:iCs w:val="0"/>
          <w:caps w:val="0"/>
          <w:color w:val="FF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025</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年1月1日至今，以合同覆盖时间为准。</w:t>
      </w:r>
    </w:p>
    <w:p w14:paraId="26E3D9A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（2）服务内容范围：包括且不限于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w:t>
      </w:r>
      <w:r>
        <w:rPr>
          <w:rFonts w:hint="default" w:ascii="仿宋_GB2312" w:hAnsi="Helvetica" w:eastAsia="仿宋_GB2312" w:cs="仿宋_GB2312"/>
          <w:i w:val="0"/>
          <w:iCs w:val="0"/>
          <w:caps w:val="0"/>
          <w:color w:val="000000"/>
          <w:spacing w:val="0"/>
          <w:sz w:val="32"/>
          <w:szCs w:val="32"/>
          <w:u w:val="none"/>
          <w:shd w:val="clear" w:fill="FFFFFF"/>
        </w:rPr>
        <w:t>财富类存款、理财、基金、保险等业务。</w:t>
      </w:r>
    </w:p>
    <w:p w14:paraId="7834F9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（3）入围标准：</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相关合同复印件关键页及盖章页；证明材料中应能体现签约时间、服务范围、签约主体等关键性内容。如证明材料无法体现具体工作范围，供应商需提供加盖公章的业务服务范围说明。上述材料涉及敏感信息的，允许供应商予以隐藏。</w:t>
      </w:r>
    </w:p>
    <w:p w14:paraId="0F71E48C">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commentRangeStart w:id="78773"/>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（4）20人及以上营销服务案例要求：</w:t>
      </w:r>
      <w:commentRangeEnd w:id="78773"/>
      <w:r>
        <w:commentReference w:id="78773"/>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w:t>
      </w:r>
      <w:r>
        <w:rPr>
          <w:rFonts w:hint="default" w:ascii="仿宋_GB2312" w:hAnsi="Helvetica" w:eastAsia="仿宋_GB2312" w:cs="仿宋_GB2312"/>
          <w:b/>
          <w:bCs/>
          <w:i w:val="0"/>
          <w:iCs w:val="0"/>
          <w:caps w:val="0"/>
          <w:color w:val="FF0000"/>
          <w:spacing w:val="0"/>
          <w:kern w:val="0"/>
          <w:sz w:val="32"/>
          <w:szCs w:val="32"/>
          <w:u w:val="none"/>
          <w:shd w:val="clear" w:fill="FFFFFF"/>
          <w:lang w:val="en-US" w:eastAsia="zh-CN" w:bidi="ar"/>
        </w:rPr>
        <w:t>20</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人（含）以上坐席服务案例。需包含：</w:t>
      </w:r>
    </w:p>
    <w:p w14:paraId="43155AA2">
      <w:pPr>
        <w:keepNext w:val="0"/>
        <w:keepLines w:val="0"/>
        <w:widowControl/>
        <w:suppressLineNumbers w:val="0"/>
        <w:shd w:val="clear" w:fill="FFFFFF"/>
        <w:spacing w:before="0" w:beforeAutospacing="1" w:after="0" w:afterAutospacing="1" w:line="58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（4.1）提供月度或年度的结算单，结算单应能体现坐席人员总人数。</w:t>
      </w:r>
    </w:p>
    <w:p w14:paraId="1D2FF1E1">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（4.2）提供被服务机构</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2个月及以上</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类似服务相关项目实施案例。</w:t>
      </w:r>
      <w:r>
        <w:rPr>
          <w:rFonts w:hint="default" w:ascii="仿宋_GB2312" w:hAnsi="Helvetica" w:eastAsia="仿宋_GB2312" w:cs="仿宋_GB2312"/>
          <w:i w:val="0"/>
          <w:iCs w:val="0"/>
          <w:caps w:val="0"/>
          <w:color w:val="FF0000"/>
          <w:spacing w:val="10"/>
          <w:kern w:val="0"/>
          <w:sz w:val="32"/>
          <w:szCs w:val="32"/>
          <w:u w:val="none"/>
          <w:shd w:val="clear" w:fill="FFFFFF"/>
          <w:lang w:val="en-US" w:eastAsia="zh-CN" w:bidi="ar"/>
        </w:rPr>
        <w:t>同一服务服务机构多个服务案例按一个计算。需提供甲方订单及结算单凭证，含邮件、截图等）。</w:t>
      </w:r>
    </w:p>
    <w:p w14:paraId="4DB66242">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（4.3）服务内容范围：包括且不限于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通过电话或者企业微信向客户推销金融产品和服务;新型外呼场景和产品营销话术测试等。</w:t>
      </w:r>
    </w:p>
    <w:p w14:paraId="2934D65A">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银行金融机构：指国有银行（工、农、中、建、交、邮储）、全国性股份制商业银行（中信、招商、光大、华夏、浦发、兴业、广发、民生、平安、恒丰、渤海、浙商）；其他银行机构（包括不限于经银行监管部门批准设立的政策性银行，如：国家开发银行、进出口银行、农业发展银行，地方城市商业银</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行、农村商业银行、互联网银行等）。</w:t>
      </w:r>
    </w:p>
    <w:p w14:paraId="679B9931">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3.非银行金融机构：包括且不限于保险公司、基金公司、证券公司、互联网金融公司等。</w:t>
      </w:r>
    </w:p>
    <w:p w14:paraId="0EF6B36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互联网金融机构：陆金所（平安普惠）、字节跳动（抖音）、度小满、美团（美团金融）、奇富科技（360借条）、乐信（分期乐）、京东金融（京东金条）、信也科技（拍拍贷）、领岳科技（洋钱罐）、嘉银金科（极融）、小赢科技（小赢卡贷）、数禾科技（还呗）、维信金科（豆豆钱）、滴滴金融（滴水贷）、桔子数科（桔多多）、众安小贷（众安贷）、微财（好分期）、上海晓途网络（借用飞）、友信（友信普惠）、新浪（微博借钱）、宜信（宜享花）、融360（时光分期）、国美金融（国美易卡）、中信消费金融、中银消费金融、‌北银消费金融、锦程消费金融‌、‌中银消费金融‌、‌捷信消费金融‌、‌中邮消费金融‌、‌捷信消费金融‌、‌苏宁消费金融‌、‌海尔消费金融‌、‌招联消费金融、‌兴业消费金融、‌‌长银五八消费金融‌、‌马上消费金融、‌‌中邮钱包商务金融、‌‌平安消费金融、‌‌中腾信消费金融、‌‌海尔住朋消费金融、‌‌华融消费金融、‌‌中原消费金融、‌‌晋商消费金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‌哈银消费金融、‌‌长银消费金融‌等。</w:t>
      </w:r>
    </w:p>
    <w:p w14:paraId="1EFBAC8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4.企业/个人 业绩计算：</w:t>
      </w:r>
    </w:p>
    <w:p w14:paraId="767689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（1）同一采购人多年度业绩，统一计算为一个业绩。</w:t>
      </w:r>
    </w:p>
    <w:p w14:paraId="6C456DB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例：供应商A与XX银行于2023年、2024年、2025年分别签订类似服务业绩合同。3项合同统计为1项业绩。</w:t>
      </w:r>
    </w:p>
    <w:p w14:paraId="54E7502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（2）同一采购人总部与分支机构业绩，统一归类为一个业绩。</w:t>
      </w:r>
    </w:p>
    <w:p w14:paraId="759B657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供应商A与XX银行签订类似服务业绩合同，并同时与该银行某支行签订相关服务合同。上述两项合同统计为1个项目业绩。</w:t>
      </w:r>
    </w:p>
    <w:p w14:paraId="25260369">
      <w:pPr>
        <w:keepNext w:val="0"/>
        <w:keepLines w:val="0"/>
        <w:widowControl/>
        <w:suppressLineNumbers w:val="0"/>
        <w:shd w:val="clear" w:fill="FFFFFF"/>
        <w:spacing w:before="0" w:beforeAutospacing="1" w:after="0" w:afterAutospacing="1"/>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b/>
          <w:bCs/>
          <w:i w:val="0"/>
          <w:iCs w:val="0"/>
          <w:caps w:val="0"/>
          <w:color w:val="000000"/>
          <w:spacing w:val="0"/>
          <w:kern w:val="0"/>
          <w:sz w:val="32"/>
          <w:szCs w:val="32"/>
          <w:u w:val="none"/>
          <w:shd w:val="clear" w:fill="FFFFFF"/>
          <w:lang w:val="en-US" w:eastAsia="zh-CN" w:bidi="ar"/>
        </w:rPr>
        <w:t>5.企业服务能力：需</w:t>
      </w:r>
      <w:r>
        <w:rPr>
          <w:rFonts w:hint="default" w:ascii="仿宋" w:hAnsi="仿宋" w:eastAsia="仿宋" w:cs="仿宋"/>
          <w:i w:val="0"/>
          <w:iCs w:val="0"/>
          <w:caps w:val="0"/>
          <w:color w:val="000000"/>
          <w:spacing w:val="0"/>
          <w:kern w:val="0"/>
          <w:sz w:val="32"/>
          <w:szCs w:val="32"/>
          <w:u w:val="none"/>
          <w:shd w:val="clear" w:fill="FFFFFF"/>
          <w:lang w:val="en-US" w:eastAsia="zh-CN" w:bidi="ar"/>
        </w:rPr>
        <w:t>提供2025年度服务机构结算凭证（以发票为准，待结算项目以订单+阶段性结算凭证为准）。</w:t>
      </w:r>
    </w:p>
    <w:p w14:paraId="11BCDACC">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w:t>
      </w:r>
      <w:r>
        <w:rPr>
          <w:rFonts w:hint="default" w:ascii="仿宋" w:hAnsi="仿宋" w:eastAsia="仿宋" w:cs="仿宋"/>
          <w:i w:val="0"/>
          <w:iCs w:val="0"/>
          <w:caps w:val="0"/>
          <w:color w:val="000000"/>
          <w:spacing w:val="0"/>
          <w:kern w:val="0"/>
          <w:sz w:val="32"/>
          <w:szCs w:val="32"/>
          <w:u w:val="none"/>
          <w:shd w:val="clear" w:fill="FFFFFF"/>
          <w:lang w:val="en-US" w:eastAsia="zh-CN" w:bidi="ar"/>
        </w:rPr>
        <w:t>.投标报价计算规则</w:t>
      </w:r>
    </w:p>
    <w:p w14:paraId="44389065">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投标报价得分＝满分×（最低有效投标报价/投标报价）。得分保留2位小数。</w:t>
      </w:r>
    </w:p>
    <w:p w14:paraId="7E1511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汉仪书宋二KW">
    <w:altName w:val="书宋-简"/>
    <w:panose1 w:val="00020600040101010101"/>
    <w:charset w:val="86"/>
    <w:family w:val="auto"/>
    <w:pitch w:val="default"/>
    <w:sig w:usb0="00000000" w:usb1="00000000" w:usb2="00000016" w:usb3="00000000" w:csb0="00040000" w:csb1="00000000"/>
  </w:font>
  <w:font w:name="Helvetica Neue">
    <w:altName w:val="DejaVu Math TeX Gyre"/>
    <w:panose1 w:val="02000503000000020004"/>
    <w:charset w:val="00"/>
    <w:family w:val="auto"/>
    <w:pitch w:val="default"/>
    <w:sig w:usb0="00000000" w:usb1="00000000" w:usb2="00000010" w:usb3="00000000" w:csb0="00000000" w:csb1="00000000"/>
  </w:font>
  <w:font w:name="DejaVu Math TeX Gyre">
    <w:panose1 w:val="02000503000000000000"/>
    <w:charset w:val="00"/>
    <w:family w:val="auto"/>
    <w:pitch w:val="default"/>
    <w:sig w:usb0="A10000EF" w:usb1="4A00F9EE" w:usb2="02000008" w:usb3="00000000" w:csb0="60000193" w:csb1="0DD40000"/>
  </w:font>
  <w:font w:name="Helvetica">
    <w:altName w:val="清雅黑体"/>
    <w:panose1 w:val="00000000000000000000"/>
    <w:charset w:val="00"/>
    <w:family w:val="auto"/>
    <w:pitch w:val="default"/>
    <w:sig w:usb0="00000000" w:usb1="00000000" w:usb2="00000000" w:usb3="00000000" w:csb0="2000019F" w:csb1="4F010000"/>
  </w:font>
  <w:font w:name="清雅黑体">
    <w:panose1 w:val="00000500000000000000"/>
    <w:charset w:val="86"/>
    <w:family w:val="auto"/>
    <w:pitch w:val="default"/>
    <w:sig w:usb0="8000002F" w:usb1="084164FA" w:usb2="00000012" w:usb3="00000000" w:csb0="00040001" w:csb1="00000000"/>
  </w:font>
  <w:font w:name="方正小标宋简体">
    <w:altName w:val="清雅黑体"/>
    <w:panose1 w:val="00000000000000000000"/>
    <w:charset w:val="00"/>
    <w:family w:val="auto"/>
    <w:pitch w:val="default"/>
    <w:sig w:usb0="00000000" w:usb1="00000000" w:usb2="00000000" w:usb3="00000000" w:csb0="00000000" w:csb1="00000000"/>
  </w:font>
  <w:font w:name="等线">
    <w:altName w:val="方正等线-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 w:name="汉仪中等线KW">
    <w:altName w:val="书宋-简"/>
    <w:panose1 w:val="01010104010101010101"/>
    <w:charset w:val="86"/>
    <w:family w:val="auto"/>
    <w:pitch w:val="default"/>
    <w:sig w:usb0="00000000" w:usb1="00000000" w:usb2="00000000" w:usb3="00000000" w:csb0="00040001" w:csb1="00000000"/>
  </w:font>
  <w:font w:name="黑体-简">
    <w:panose1 w:val="02010609060101010101"/>
    <w:charset w:val="86"/>
    <w:family w:val="auto"/>
    <w:pitch w:val="default"/>
    <w:sig w:usb0="A00002BF" w:usb1="3ACF7CFA" w:usb2="00000016" w:usb3="00000000" w:csb0="00040001" w:csb1="00000000"/>
  </w:font>
  <w:font w:name="汉仪中黑KW">
    <w:altName w:val="黑体-简"/>
    <w:panose1 w:val="00020600040101010101"/>
    <w:charset w:val="86"/>
    <w:family w:val="auto"/>
    <w:pitch w:val="default"/>
    <w:sig w:usb0="00000000" w:usb1="00000000" w:usb2="00000016" w:usb3="00000000" w:csb0="00040000" w:csb1="00000000"/>
  </w:font>
  <w:font w:name="仿宋_GB2312">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仿宋">
    <w:altName w:val="仿宋-简"/>
    <w:panose1 w:val="00000000000000000000"/>
    <w:charset w:val="00"/>
    <w:family w:val="auto"/>
    <w:pitch w:val="default"/>
    <w:sig w:usb0="00000000" w:usb1="00000000" w:usb2="00000000" w:usb3="00000000" w:csb0="00000000" w:csb1="00000000"/>
  </w:font>
  <w:font w:name="楷体_GB2312">
    <w:altName w:val="楷体-简"/>
    <w:panose1 w:val="00000000000000000000"/>
    <w:charset w:val="00"/>
    <w:family w:val="auto"/>
    <w:pitch w:val="default"/>
    <w:sig w:usb0="00000000" w:usb1="00000000" w:usb2="00000000" w:usb3="00000000" w:csb0="00000000" w:csb1="00000000"/>
  </w:font>
  <w:font w:name="楷体-简">
    <w:panose1 w:val="02010609060101010101"/>
    <w:charset w:val="86"/>
    <w:family w:val="auto"/>
    <w:pitch w:val="default"/>
    <w:sig w:usb0="A00002BF" w:usb1="3ACF7CFA" w:usb2="00000016" w:usb3="00000000" w:csb0="00040001" w:csb1="00000000"/>
  </w:font>
  <w:font w:name="汉仪楷体简">
    <w:altName w:val="楷体-简"/>
    <w:panose1 w:val="02010600000101010101"/>
    <w:charset w:val="86"/>
    <w:family w:val="auto"/>
    <w:pitch w:val="default"/>
    <w:sig w:usb0="00000000" w:usb1="00000000" w:usb2="00000002" w:usb3="00000000" w:csb0="00040000" w:csb1="00000000"/>
  </w:font>
  <w:font w:name="方正中等线-简">
    <w:panose1 w:val="02000500000000000000"/>
    <w:charset w:val="86"/>
    <w:family w:val="auto"/>
    <w:pitch w:val="default"/>
    <w:sig w:usb0="A00002BF" w:usb1="78CF7CFB" w:usb2="00000016" w:usb3="00000000" w:csb0="00040001" w:csb1="00000000"/>
  </w:font>
  <w:font w:name="Arial">
    <w:altName w:val="FT Thymes"/>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澜">
    <w15:presenceInfo w15:providerId="WPS Office" w15:userId="5518296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70AF9"/>
    <w:rsid w:val="5F9FEC4E"/>
    <w:rsid w:val="77E70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97</TotalTime>
  <ScaleCrop>false</ScaleCrop>
  <LinksUpToDate>false</LinksUpToDate>
  <CharactersWithSpaces>0</CharactersWithSpaces>
  <Application>WPS Office_12.1.3.27441_F1E327BC-269C-435d-A152-05C5408002CA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2026-06-11T02:32:00Z</dcterms:created>
  <dc:creator>深藏blue的阿古朵</dc:creator>
  <cp:lastModifiedBy>云澜</cp:lastModifiedBy>
  <dcterms:modified xsi:type="dcterms:W3CDTF">2026-06-27T00:28:07Z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2052-12.1.3.27441</vt:lpwstr>
  </property>
  <property fmtid="{D5CDD505-2E9C-101B-9397-08002B2CF9AE}" pid="3" name="ICV">
    <vt:lpwstr>29DFECAF72713AA197A83E6AEBCA8BD1_43</vt:lpwstr>
  </property>
</Properties>
</file>
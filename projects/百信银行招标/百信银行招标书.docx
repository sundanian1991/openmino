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436B6">
      <w:pPr>
        <w:keepNext w:val="0"/>
        <w:keepLines w:val="0"/>
        <w:widowControl/>
        <w:suppressLineNumbers w:val="0"/>
        <w:shd w:val="clear" w:fill="FFFFFF"/>
        <w:spacing w:before="0" w:beforeAutospacing="1" w:after="0" w:afterAutospacing="1" w:line="590" w:lineRule="atLeast"/>
        <w:ind w:left="0" w:right="0" w:firstLine="0"/>
        <w:jc w:val="center"/>
        <w:rPr>
          <w:rFonts w:ascii="Helvetica" w:hAnsi="Helvetica" w:eastAsia="Helvetica" w:cs="Helvetica"/>
          <w:i w:val="0"/>
          <w:iCs w:val="0"/>
          <w:caps w:val="0"/>
          <w:color w:val="000000"/>
          <w:spacing w:val="0"/>
          <w:sz w:val="24"/>
          <w:szCs w:val="24"/>
          <w:u w:val="none"/>
        </w:rPr>
      </w:pPr>
      <w:r>
        <w:rPr>
          <w:rFonts w:ascii="方正小标宋简体" w:hAnsi="方正小标宋简体" w:eastAsia="方正小标宋简体" w:cs="方正小标宋简体"/>
          <w:i w:val="0"/>
          <w:iCs w:val="0"/>
          <w:caps w:val="0"/>
          <w:color w:val="000000"/>
          <w:spacing w:val="0"/>
          <w:kern w:val="0"/>
          <w:sz w:val="24"/>
          <w:szCs w:val="24"/>
          <w:u w:val="none"/>
          <w:shd w:val="clear" w:fill="FFFFFF"/>
          <w:lang w:val="en-US" w:eastAsia="zh-CN" w:bidi="ar"/>
        </w:rPr>
        <w:t>采购方案</w:t>
      </w:r>
    </w:p>
    <w:p w14:paraId="742F0098">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ascii="等线" w:hAnsi="等线" w:eastAsia="等线" w:cs="等线"/>
          <w:i w:val="0"/>
          <w:iCs w:val="0"/>
          <w:caps w:val="0"/>
          <w:color w:val="000000"/>
          <w:spacing w:val="0"/>
          <w:kern w:val="0"/>
          <w:sz w:val="24"/>
          <w:szCs w:val="24"/>
          <w:u w:val="none"/>
          <w:shd w:val="clear" w:fill="FFFFFF"/>
          <w:lang w:val="en-US" w:eastAsia="zh-CN" w:bidi="ar"/>
        </w:rPr>
        <w:t> </w:t>
      </w:r>
    </w:p>
    <w:p w14:paraId="2442759F">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ascii="黑体" w:hAnsi="宋体" w:eastAsia="黑体" w:cs="黑体"/>
          <w:i w:val="0"/>
          <w:iCs w:val="0"/>
          <w:caps w:val="0"/>
          <w:color w:val="000000"/>
          <w:spacing w:val="10"/>
          <w:sz w:val="32"/>
          <w:szCs w:val="32"/>
          <w:u w:val="none"/>
          <w:shd w:val="clear" w:fill="FFFFFF"/>
        </w:rPr>
        <w:t>一、项目概况</w:t>
      </w:r>
    </w:p>
    <w:p w14:paraId="30745908">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ascii="仿宋_GB2312" w:hAnsi="Helvetica" w:eastAsia="仿宋_GB2312" w:cs="仿宋_GB2312"/>
          <w:i w:val="0"/>
          <w:iCs w:val="0"/>
          <w:caps w:val="0"/>
          <w:color w:val="000000"/>
          <w:spacing w:val="10"/>
          <w:sz w:val="32"/>
          <w:szCs w:val="32"/>
          <w:u w:val="none"/>
          <w:shd w:val="clear" w:fill="FFFFFF"/>
        </w:rPr>
        <w:t>1.采购项目名称：</w:t>
      </w:r>
      <w:r>
        <w:rPr>
          <w:rFonts w:hint="default" w:ascii="仿宋_GB2312" w:hAnsi="Helvetica" w:eastAsia="仿宋_GB2312" w:cs="仿宋_GB2312"/>
          <w:i w:val="0"/>
          <w:iCs w:val="0"/>
          <w:caps w:val="0"/>
          <w:color w:val="000000"/>
          <w:spacing w:val="10"/>
          <w:sz w:val="32"/>
          <w:szCs w:val="32"/>
          <w:u w:val="none"/>
          <w:shd w:val="clear" w:fill="FFFFFF"/>
        </w:rPr>
        <w:t>电子渠道财富类项目外包</w:t>
      </w:r>
    </w:p>
    <w:p w14:paraId="4B12480E">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2.采购项目种类：普通服务类</w:t>
      </w:r>
    </w:p>
    <w:p w14:paraId="7FF39D6E">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3.年度集中采购计划内项目：否</w:t>
      </w:r>
    </w:p>
    <w:p w14:paraId="015E0840">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4.需求管理部门：客户服务部</w:t>
      </w:r>
    </w:p>
    <w:p w14:paraId="2DC99CD8">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5.需求部门：财富管理部</w:t>
      </w:r>
    </w:p>
    <w:p w14:paraId="44018226">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6.是否涉及我行商业秘密：否</w:t>
      </w:r>
    </w:p>
    <w:p w14:paraId="56C20FBC">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7.采购方式：</w:t>
      </w:r>
    </w:p>
    <w:p w14:paraId="137DA325">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（1）招标方式：公开招标</w:t>
      </w:r>
    </w:p>
    <w:p w14:paraId="00E3873C">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（2）非招标采购方式：不涉及</w:t>
      </w:r>
    </w:p>
    <w:p w14:paraId="1CF12AEA">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（3）非公开采购方式事权签报文号：不涉及</w:t>
      </w:r>
    </w:p>
    <w:p w14:paraId="51D0BFBD">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8.是否需要进行选型（POC)测试：</w:t>
      </w:r>
      <w:r>
        <w:rPr>
          <w:rFonts w:hint="default" w:ascii="仿宋_GB2312" w:hAnsi="Helvetica" w:eastAsia="仿宋_GB2312" w:cs="仿宋_GB2312"/>
          <w:i w:val="0"/>
          <w:iCs w:val="0"/>
          <w:caps w:val="0"/>
          <w:color w:val="000000"/>
          <w:spacing w:val="10"/>
          <w:sz w:val="32"/>
          <w:szCs w:val="32"/>
          <w:u w:val="none"/>
          <w:shd w:val="clear" w:fill="FFFFFF"/>
        </w:rPr>
        <w:t>否</w:t>
      </w:r>
    </w:p>
    <w:p w14:paraId="217854FF">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 </w:t>
      </w:r>
    </w:p>
    <w:p w14:paraId="18C8BBC3">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10"/>
          <w:sz w:val="32"/>
          <w:szCs w:val="32"/>
          <w:u w:val="none"/>
          <w:shd w:val="clear" w:fill="FFFFFF"/>
        </w:rPr>
        <w:t>二、项目事权及财权情况</w:t>
      </w:r>
    </w:p>
    <w:p w14:paraId="0E3AC757">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ascii="仿宋" w:hAnsi="仿宋" w:eastAsia="仿宋" w:cs="仿宋"/>
          <w:i w:val="0"/>
          <w:iCs w:val="0"/>
          <w:caps w:val="0"/>
          <w:color w:val="000000"/>
          <w:spacing w:val="10"/>
          <w:kern w:val="0"/>
          <w:sz w:val="32"/>
          <w:szCs w:val="32"/>
          <w:u w:val="none"/>
          <w:shd w:val="clear" w:fill="FFFFFF"/>
          <w:lang w:val="en-US" w:eastAsia="zh-CN" w:bidi="ar"/>
        </w:rPr>
        <w:t>1.</w:t>
      </w:r>
      <w:r>
        <w:rPr>
          <w:rFonts w:hint="default" w:ascii="仿宋" w:hAnsi="仿宋" w:eastAsia="仿宋" w:cs="仿宋"/>
          <w:i w:val="0"/>
          <w:iCs w:val="0"/>
          <w:caps w:val="0"/>
          <w:color w:val="000000"/>
          <w:spacing w:val="10"/>
          <w:kern w:val="0"/>
          <w:sz w:val="32"/>
          <w:szCs w:val="32"/>
          <w:u w:val="none"/>
          <w:shd w:val="clear" w:fill="FFFFFF"/>
          <w:lang w:val="en-US" w:eastAsia="zh-CN" w:bidi="ar"/>
        </w:rPr>
        <w:t>单年度采购预估金额：</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100</w:t>
      </w:r>
      <w:r>
        <w:rPr>
          <w:rFonts w:hint="default" w:ascii="仿宋" w:hAnsi="仿宋" w:eastAsia="仿宋" w:cs="仿宋"/>
          <w:i w:val="0"/>
          <w:iCs w:val="0"/>
          <w:caps w:val="0"/>
          <w:color w:val="000000"/>
          <w:spacing w:val="10"/>
          <w:kern w:val="0"/>
          <w:sz w:val="32"/>
          <w:szCs w:val="32"/>
          <w:u w:val="none"/>
          <w:shd w:val="clear" w:fill="FFFFFF"/>
          <w:lang w:val="en-US" w:eastAsia="zh-CN" w:bidi="ar"/>
        </w:rPr>
        <w:t>万元。（合同执行开始12个月内的采购预估金额）</w:t>
      </w:r>
    </w:p>
    <w:p w14:paraId="45E20F1D">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2.合同期采购预估金额：300万元。（按36个月预估）</w:t>
      </w:r>
    </w:p>
    <w:p w14:paraId="3FDD4E65">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注：预估采购金额不涉及具体预算，实际发生费用以经最终审批的预算为准。</w:t>
      </w:r>
      <w:r>
        <w:rPr>
          <w:rFonts w:hint="default" w:ascii="仿宋_GB2312" w:hAnsi="Helvetica" w:eastAsia="仿宋_GB2312" w:cs="仿宋_GB2312"/>
          <w:i w:val="0"/>
          <w:iCs w:val="0"/>
          <w:caps w:val="0"/>
          <w:color w:val="000000"/>
          <w:spacing w:val="10"/>
          <w:sz w:val="32"/>
          <w:szCs w:val="32"/>
          <w:u w:val="none"/>
          <w:shd w:val="clear" w:fill="FFFFFF"/>
        </w:rPr>
        <w:t> </w:t>
      </w:r>
    </w:p>
    <w:p w14:paraId="796626CD">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10"/>
          <w:sz w:val="32"/>
          <w:szCs w:val="32"/>
          <w:u w:val="none"/>
          <w:shd w:val="clear" w:fill="FFFFFF"/>
        </w:rPr>
        <w:t>三、采购内容</w:t>
      </w:r>
    </w:p>
    <w:p w14:paraId="70A1419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1.采购服务内容：为打</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破高潜供应商结算上限，充分体现多劳多得的分配原则，现面向全国招募优质资源拟采购2家具备成熟外呼营销能力的服务商提供服务，采用营销效果付费结算模式，服务范围为我行财富类存款、理财、基金、保险等业务，通过精准匹配业务类型，深化按效果付费的合作机制。</w:t>
      </w:r>
    </w:p>
    <w:p w14:paraId="0453D43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（详见采购需求说明书）</w:t>
      </w:r>
    </w:p>
    <w:p w14:paraId="3D5DEDBD">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2.是否标准化系统产品：否。</w:t>
      </w:r>
    </w:p>
    <w:p w14:paraId="5BFF8351">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3.拟入围供应商数量：</w:t>
      </w:r>
      <w:ins w:id="0" w:author="云澜" w:date="2026-06-26T23:43:20Z">
        <w:r>
          <w:rPr>
            <w:rFonts w:hint="eastAsia" w:ascii="仿宋_GB2312" w:hAnsi="Helvetica" w:eastAsia="仿宋_GB2312" w:cs="仿宋_GB2312"/>
            <w:i w:val="0"/>
            <w:iCs w:val="0"/>
            <w:caps w:val="0"/>
            <w:color w:val="000000"/>
            <w:spacing w:val="10"/>
            <w:sz w:val="32"/>
            <w:szCs w:val="32"/>
            <w:u w:val="none"/>
            <w:shd w:val="clear" w:fill="FFFFFF"/>
            <w:lang w:val="en-US" w:eastAsia="zh-CN"/>
          </w:rPr>
          <w:t>3</w:t>
        </w:r>
      </w:ins>
      <w:del w:id="1" w:author="云澜" w:date="2026-06-26T23:43:19Z">
        <w:r>
          <w:rPr>
            <w:rFonts w:hint="default" w:ascii="仿宋_GB2312" w:hAnsi="Helvetica" w:eastAsia="仿宋_GB2312" w:cs="仿宋_GB2312"/>
            <w:i w:val="0"/>
            <w:iCs w:val="0"/>
            <w:caps w:val="0"/>
            <w:color w:val="000000"/>
            <w:spacing w:val="0"/>
            <w:sz w:val="32"/>
            <w:szCs w:val="32"/>
            <w:u w:val="none"/>
            <w:shd w:val="clear" w:fill="FFFFFF"/>
          </w:rPr>
          <w:delText>2</w:delText>
        </w:r>
      </w:del>
      <w:r>
        <w:rPr>
          <w:rFonts w:hint="default" w:ascii="仿宋_GB2312" w:hAnsi="Helvetica" w:eastAsia="仿宋_GB2312" w:cs="仿宋_GB2312"/>
          <w:i w:val="0"/>
          <w:iCs w:val="0"/>
          <w:caps w:val="0"/>
          <w:color w:val="000000"/>
          <w:spacing w:val="0"/>
          <w:sz w:val="32"/>
          <w:szCs w:val="32"/>
          <w:u w:val="none"/>
          <w:shd w:val="clear" w:fill="FFFFFF"/>
        </w:rPr>
        <w:t>家，采用营销结果付费结算模式</w:t>
      </w:r>
      <w:r>
        <w:rPr>
          <w:rFonts w:hint="default" w:ascii="仿宋_GB2312" w:hAnsi="Helvetica" w:eastAsia="仿宋_GB2312" w:cs="仿宋_GB2312"/>
          <w:i w:val="0"/>
          <w:iCs w:val="0"/>
          <w:caps w:val="0"/>
          <w:color w:val="000000"/>
          <w:spacing w:val="10"/>
          <w:sz w:val="32"/>
          <w:szCs w:val="32"/>
          <w:u w:val="none"/>
          <w:shd w:val="clear" w:fill="FFFFFF"/>
        </w:rPr>
        <w:t>。</w:t>
      </w:r>
    </w:p>
    <w:p w14:paraId="000CB8A5">
      <w:pPr>
        <w:pStyle w:val="4"/>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入围</w:t>
      </w:r>
      <w:ins w:id="2" w:author="云澜" w:date="2026-06-26T23:43:23Z">
        <w:r>
          <w:rPr>
            <w:rFonts w:hint="eastAsia" w:ascii="仿宋_GB2312" w:hAnsi="Helvetica" w:eastAsia="仿宋_GB2312" w:cs="仿宋_GB2312"/>
            <w:i w:val="0"/>
            <w:iCs w:val="0"/>
            <w:caps w:val="0"/>
            <w:color w:val="000000"/>
            <w:spacing w:val="0"/>
            <w:sz w:val="24"/>
            <w:szCs w:val="24"/>
            <w:u w:val="none"/>
            <w:shd w:val="clear" w:fill="FFFFFF"/>
            <w:lang w:val="en-US" w:eastAsia="zh-CN"/>
          </w:rPr>
          <w:t>3</w:t>
        </w:r>
      </w:ins>
      <w:del w:id="3" w:author="云澜" w:date="2026-06-26T23:43:23Z">
        <w:r>
          <w:rPr>
            <w:rFonts w:hint="default" w:ascii="仿宋_GB2312" w:hAnsi="Helvetica" w:eastAsia="仿宋_GB2312" w:cs="仿宋_GB2312"/>
            <w:i w:val="0"/>
            <w:iCs w:val="0"/>
            <w:caps w:val="0"/>
            <w:color w:val="000000"/>
            <w:spacing w:val="0"/>
            <w:sz w:val="24"/>
            <w:szCs w:val="24"/>
            <w:u w:val="none"/>
            <w:shd w:val="clear" w:fill="FFFFFF"/>
          </w:rPr>
          <w:delText>2</w:delText>
        </w:r>
      </w:del>
      <w:r>
        <w:rPr>
          <w:rFonts w:hint="default" w:ascii="仿宋_GB2312" w:hAnsi="Helvetica" w:eastAsia="仿宋_GB2312" w:cs="仿宋_GB2312"/>
          <w:i w:val="0"/>
          <w:iCs w:val="0"/>
          <w:caps w:val="0"/>
          <w:color w:val="000000"/>
          <w:spacing w:val="0"/>
          <w:sz w:val="24"/>
          <w:szCs w:val="24"/>
          <w:u w:val="none"/>
          <w:shd w:val="clear" w:fill="FFFFFF"/>
        </w:rPr>
        <w:t>家理由：</w:t>
      </w:r>
      <w:r>
        <w:rPr>
          <w:rFonts w:hint="default" w:ascii="仿宋_GB2312" w:hAnsi="Helvetica" w:eastAsia="仿宋_GB2312" w:cs="仿宋_GB2312"/>
          <w:i w:val="0"/>
          <w:iCs w:val="0"/>
          <w:caps w:val="0"/>
          <w:color w:val="000000"/>
          <w:spacing w:val="0"/>
          <w:sz w:val="32"/>
          <w:szCs w:val="32"/>
          <w:u w:val="none"/>
          <w:shd w:val="clear" w:fill="FFFFFF"/>
        </w:rPr>
        <w:t>营销效果付费类外包引入多家供应商，本质是匹配效果付费模式的核心逻辑，实现风险可控与效能最大化。多家入围可建立赛马淘汰机制，以转化率为核心指标动态分配流量，激励供应商优化策略，避免单一合作导致的动力不足；同时能分散转化不及预期的风险，防止单一供应商能力短板影响整体业务目标；此外，不同供应商在客群、渠道上的优势可形成互补，覆盖更广泛的营销场景，最大化提升整体转化效果。</w:t>
      </w:r>
    </w:p>
    <w:p w14:paraId="5680C345">
      <w:pPr>
        <w:pStyle w:val="4"/>
        <w:keepNext w:val="0"/>
        <w:keepLines w:val="0"/>
        <w:widowControl/>
        <w:suppressLineNumbers w:val="0"/>
        <w:shd w:val="clear" w:fill="FFFFFF"/>
        <w:spacing w:before="0" w:beforeAutospacing="1" w:after="0" w:afterAutospacing="1" w:line="590" w:lineRule="atLeast"/>
        <w:ind w:left="0" w:right="0" w:firstLine="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7DFDAC2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四、采购方式</w:t>
      </w:r>
    </w:p>
    <w:p w14:paraId="162D9FC8">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ascii="楷体_GB2312" w:hAnsi="Helvetica" w:eastAsia="楷体_GB2312" w:cs="楷体_GB2312"/>
          <w:i w:val="0"/>
          <w:iCs w:val="0"/>
          <w:caps w:val="0"/>
          <w:color w:val="000000"/>
          <w:spacing w:val="0"/>
          <w:kern w:val="0"/>
          <w:sz w:val="24"/>
          <w:szCs w:val="24"/>
          <w:u w:val="none"/>
          <w:shd w:val="clear" w:fill="FFFFFF"/>
          <w:lang w:val="en-US" w:eastAsia="zh-CN" w:bidi="ar"/>
        </w:rPr>
        <w:t>（一）采购方式</w:t>
      </w:r>
    </w:p>
    <w:p w14:paraId="2A515FE7">
      <w:pPr>
        <w:keepNext w:val="0"/>
        <w:keepLines w:val="0"/>
        <w:widowControl/>
        <w:suppressLineNumbers w:val="0"/>
        <w:shd w:val="clear" w:fill="FFFFFF"/>
        <w:spacing w:before="0" w:beforeAutospacing="1" w:after="0" w:afterAutospacing="1"/>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本项目拟采用</w:t>
      </w:r>
      <w:r>
        <w:rPr>
          <w:rFonts w:hint="default" w:ascii="仿宋" w:hAnsi="仿宋" w:eastAsia="仿宋" w:cs="仿宋"/>
          <w:b/>
          <w:bCs/>
          <w:i w:val="0"/>
          <w:iCs w:val="0"/>
          <w:caps w:val="0"/>
          <w:color w:val="000000"/>
          <w:spacing w:val="10"/>
          <w:kern w:val="0"/>
          <w:sz w:val="32"/>
          <w:szCs w:val="32"/>
          <w:u w:val="single"/>
          <w:shd w:val="clear" w:fill="FFFFFF"/>
          <w:lang w:val="en-US" w:eastAsia="zh-CN" w:bidi="ar"/>
        </w:rPr>
        <w:t>公开招标</w:t>
      </w:r>
      <w:r>
        <w:rPr>
          <w:rFonts w:hint="default" w:ascii="仿宋" w:hAnsi="仿宋" w:eastAsia="仿宋" w:cs="仿宋"/>
          <w:i w:val="0"/>
          <w:iCs w:val="0"/>
          <w:caps w:val="0"/>
          <w:color w:val="000000"/>
          <w:spacing w:val="10"/>
          <w:kern w:val="0"/>
          <w:sz w:val="32"/>
          <w:szCs w:val="32"/>
          <w:u w:val="none"/>
          <w:shd w:val="clear" w:fill="FFFFFF"/>
          <w:lang w:val="en-US" w:eastAsia="zh-CN" w:bidi="ar"/>
        </w:rPr>
        <w:t>方式采购。</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具体委托入围采购代理机构</w:t>
      </w:r>
      <w:r>
        <w:rPr>
          <w:rFonts w:hint="default" w:ascii="仿宋" w:hAnsi="仿宋" w:eastAsia="仿宋" w:cs="仿宋"/>
          <w:b/>
          <w:bCs/>
          <w:i w:val="0"/>
          <w:iCs w:val="0"/>
          <w:caps w:val="0"/>
          <w:color w:val="000000"/>
          <w:spacing w:val="10"/>
          <w:kern w:val="0"/>
          <w:sz w:val="32"/>
          <w:szCs w:val="32"/>
          <w:u w:val="single"/>
          <w:shd w:val="clear" w:fill="FFFFFF"/>
          <w:lang w:val="en-US" w:eastAsia="zh-CN" w:bidi="ar"/>
        </w:rPr>
        <w:t>江苏省招标中心有限公司</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代理招标工作。当首次招标后投标人数量不足时的后续工作拟安排如下：</w:t>
      </w:r>
    </w:p>
    <w:p w14:paraId="53E71096">
      <w:pPr>
        <w:keepNext w:val="0"/>
        <w:keepLines w:val="0"/>
        <w:widowControl/>
        <w:suppressLineNumbers w:val="0"/>
        <w:shd w:val="clear" w:fill="FFFFFF"/>
        <w:spacing w:before="0" w:beforeAutospacing="1" w:after="0" w:afterAutospacing="1"/>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1.如果在发售招标文件截止时间/开标时间后参与投标的投标人数量少于3个，则本项目不进行开标，招标终止后依法组织重新招标；</w:t>
      </w:r>
    </w:p>
    <w:p w14:paraId="07AA9B47">
      <w:pPr>
        <w:keepNext w:val="0"/>
        <w:keepLines w:val="0"/>
        <w:widowControl/>
        <w:suppressLineNumbers w:val="0"/>
        <w:shd w:val="clear" w:fill="FFFFFF"/>
        <w:spacing w:before="0" w:beforeAutospacing="1" w:after="0" w:afterAutospacing="1"/>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2.如果在重新发售招标文件截止时间/开标时间后投标人数量仍然少于3个，则招标终止并建议退回需求归口管理部门（需求部门）重新论证采购需求及采购方式。</w:t>
      </w:r>
    </w:p>
    <w:p w14:paraId="4AA6795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（二）采购公告发布媒介</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：中国招标投标公共平台、金采网。</w:t>
      </w:r>
    </w:p>
    <w:p w14:paraId="3C1369A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52D0C48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五、供应商资格</w:t>
      </w:r>
    </w:p>
    <w:p w14:paraId="5E63B41C">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32"/>
          <w:szCs w:val="32"/>
          <w:u w:val="none"/>
          <w:shd w:val="clear" w:fill="FFFFFF"/>
        </w:rPr>
        <w:t>（一）供应商来源</w:t>
      </w:r>
    </w:p>
    <w:p w14:paraId="3FE0A32B">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由采购代理机构在国家指定的媒介发布招标公告，邀请不特定的法人或者其他组织参与投标。</w:t>
      </w:r>
    </w:p>
    <w:p w14:paraId="04FB3A41">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32"/>
          <w:szCs w:val="32"/>
          <w:u w:val="none"/>
          <w:shd w:val="clear" w:fill="FFFFFF"/>
        </w:rPr>
        <w:t>（二）资格要求</w:t>
      </w:r>
    </w:p>
    <w:p w14:paraId="298B018E">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为响应国家构建高水平社会主义市场经济体制、建设全国统一大市场、深化“放管服”改革优化营商环境等政策规定，供应商资格基本要求如下：</w:t>
      </w:r>
    </w:p>
    <w:p w14:paraId="5D1EF111">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1.具有独立承担民事责任的能力；</w:t>
      </w:r>
    </w:p>
    <w:p w14:paraId="64C466BA">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2.具有履行合同所必须的设备和专业技术能力；</w:t>
      </w:r>
    </w:p>
    <w:p w14:paraId="0C775543">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3.参加此次采购活动前三年内，在经营活动中没有重大违法记录；</w:t>
      </w:r>
    </w:p>
    <w:p w14:paraId="6B3B9930">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4.单位负责人为同一人或者存在控股、管理关系的不同供应商，未同时参加本项目（控股关系包括不同供应商存在共同股东的情况；管理关系包括不同供应商的管理岗位由同一人担任的情况）；</w:t>
      </w:r>
    </w:p>
    <w:p w14:paraId="605A79E9">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说明：单位负责人、董事、监事、高级管理人员之一为同一人或者存在控股、管理关系的不同单位；投标人及其董事、监事、高级管理人员直接或者间接对其他投标人的持股比例合计超过20%；投标人之间直接或者间接同被第三方公司及其董事、监事、高级管理人员持股比例合计均超过20%（国家控股的投标人之间除外）；投标人的直接或间接持股超过20%的自然人股东，担任其他投标人的董事、监事、高级管理人员；</w:t>
      </w:r>
    </w:p>
    <w:p w14:paraId="2D759F0E">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5.投标人在“信用中国”网站没有被列入失信被执行人、重大税收违法案件当事人名单。</w:t>
      </w:r>
    </w:p>
    <w:p w14:paraId="509F9735">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6.未处于被招标人列入供应商禁用或退出名单状态；</w:t>
      </w:r>
    </w:p>
    <w:p w14:paraId="7F1C430F">
      <w:pPr>
        <w:pStyle w:val="4"/>
        <w:keepNext w:val="0"/>
        <w:keepLines w:val="0"/>
        <w:widowControl/>
        <w:suppressLineNumbers w:val="0"/>
        <w:shd w:val="clear" w:fill="FFFFFF"/>
        <w:spacing w:before="0" w:beforeAutospacing="0" w:after="0" w:afterAutospacing="0"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7.符合国家招标投标相关法律法规和招标文件规定的其他条件；</w:t>
      </w:r>
    </w:p>
    <w:p w14:paraId="34FC2BD6">
      <w:pPr>
        <w:keepNext w:val="0"/>
        <w:keepLines w:val="0"/>
        <w:widowControl/>
        <w:suppressLineNumbers w:val="0"/>
        <w:shd w:val="clear" w:fill="FFFFFF"/>
        <w:spacing w:before="0" w:beforeAutospacing="1" w:after="0" w:afterAutospacing="1" w:line="590" w:lineRule="atLeast"/>
        <w:ind w:left="0" w:right="0" w:firstLine="680"/>
        <w:jc w:val="left"/>
        <w:rPr>
          <w:ins w:id="4" w:author="云澜" w:date="2026-06-26T23:47:54Z"/>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8.</w:t>
      </w:r>
      <w:r>
        <w:rPr>
          <w:rFonts w:hint="default" w:ascii="仿宋" w:hAnsi="仿宋" w:eastAsia="仿宋" w:cs="仿宋"/>
          <w:i w:val="0"/>
          <w:iCs w:val="0"/>
          <w:caps w:val="0"/>
          <w:color w:val="000000"/>
          <w:spacing w:val="10"/>
          <w:kern w:val="0"/>
          <w:sz w:val="32"/>
          <w:szCs w:val="32"/>
          <w:u w:val="none"/>
          <w:shd w:val="clear" w:fill="FFFFFF"/>
          <w:lang w:val="en-US" w:eastAsia="zh-CN" w:bidi="ar"/>
        </w:rPr>
        <w:t>本项目不接受联合体投标。</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单位负责人为同一人或者存在控股、管理关系的不同单位，不得同时参加本项目投标。</w:t>
      </w:r>
    </w:p>
    <w:p w14:paraId="3338FBE3">
      <w:pPr>
        <w:keepNext w:val="0"/>
        <w:keepLines w:val="0"/>
        <w:widowControl/>
        <w:suppressLineNumbers w:val="0"/>
        <w:shd w:val="clear" w:fill="FFFFFF"/>
        <w:spacing w:before="0" w:beforeAutospacing="1" w:after="0" w:afterAutospacing="1" w:line="590" w:lineRule="atLeast"/>
        <w:ind w:left="0" w:right="0" w:firstLine="680"/>
        <w:jc w:val="left"/>
        <w:rPr>
          <w:ins w:id="5" w:author="云澜" w:date="2026-06-26T23:48:35Z"/>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pPr>
      <w:ins w:id="6" w:author="云澜" w:date="2026-06-26T23:47:5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9.</w:t>
        </w:r>
      </w:ins>
      <w:ins w:id="7" w:author="云澜" w:date="2026-06-26T23:47:5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注册</w:t>
        </w:r>
      </w:ins>
      <w:ins w:id="8" w:author="云澜" w:date="2026-06-26T23:48:0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资本金</w:t>
        </w:r>
      </w:ins>
      <w:ins w:id="9" w:author="云澜" w:date="2026-06-26T23:48:0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不得</w:t>
        </w:r>
      </w:ins>
      <w:ins w:id="10" w:author="云澜" w:date="2026-06-26T23:48:0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低于</w:t>
        </w:r>
      </w:ins>
      <w:ins w:id="11" w:author="云澜" w:date="2026-06-26T23:48:0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5000</w:t>
        </w:r>
      </w:ins>
      <w:ins w:id="12" w:author="云澜" w:date="2026-06-26T23:48:0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万元</w:t>
        </w:r>
      </w:ins>
      <w:ins w:id="13" w:author="云澜" w:date="2026-06-26T23:48:0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14" w:author="云澜" w:date="2026-06-26T23:53:3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实缴</w:t>
        </w:r>
      </w:ins>
      <w:ins w:id="15" w:author="云澜" w:date="2026-06-26T23:53:3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资本金</w:t>
        </w:r>
      </w:ins>
      <w:ins w:id="16" w:author="云澜" w:date="2026-06-26T23:53:3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不得</w:t>
        </w:r>
      </w:ins>
      <w:ins w:id="17" w:author="云澜" w:date="2026-06-26T23:53:3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低于10</w:t>
        </w:r>
      </w:ins>
      <w:ins w:id="18" w:author="云澜" w:date="2026-06-26T23:53:3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00</w:t>
        </w:r>
      </w:ins>
      <w:ins w:id="19" w:author="云澜" w:date="2026-06-26T23:53: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万元</w:t>
        </w:r>
      </w:ins>
      <w:ins w:id="20" w:author="云澜" w:date="2026-06-26T23:53:3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21" w:author="云澜" w:date="2026-06-26T23:48: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成立</w:t>
        </w:r>
      </w:ins>
      <w:ins w:id="22" w:author="云澜" w:date="2026-06-26T23:48:2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时间</w:t>
        </w:r>
      </w:ins>
      <w:ins w:id="23" w:author="云澜" w:date="2026-06-26T23:48:2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不得</w:t>
        </w:r>
      </w:ins>
      <w:ins w:id="24" w:author="云澜" w:date="2026-06-26T23:48:2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少于5</w:t>
        </w:r>
      </w:ins>
      <w:ins w:id="25" w:author="云澜" w:date="2026-06-26T23:48:2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年</w:t>
        </w:r>
      </w:ins>
      <w:ins w:id="26" w:author="云澜" w:date="2026-06-26T23:48:2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p>
    <w:p w14:paraId="21FD71EF">
      <w:pPr>
        <w:keepNext w:val="0"/>
        <w:keepLines w:val="0"/>
        <w:widowControl/>
        <w:suppressLineNumbers w:val="0"/>
        <w:shd w:val="clear" w:fill="FFFFFF"/>
        <w:spacing w:before="0" w:beforeAutospacing="1" w:after="0" w:afterAutospacing="1" w:line="590" w:lineRule="atLeast"/>
        <w:ind w:left="0" w:right="0" w:firstLine="680"/>
        <w:jc w:val="left"/>
        <w:rPr>
          <w:ins w:id="27" w:author="云澜" w:date="2026-06-26T23:49:00Z"/>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pPr>
      <w:ins w:id="28" w:author="云澜" w:date="2026-06-26T23:48:3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10</w:t>
        </w:r>
      </w:ins>
      <w:ins w:id="29" w:author="云澜" w:date="2026-06-26T23:48: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30" w:author="云澜" w:date="2026-06-26T23:48:4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具备</w:t>
        </w:r>
      </w:ins>
      <w:ins w:id="31" w:author="云澜" w:date="2026-06-26T23:55:5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10</w:t>
        </w:r>
      </w:ins>
      <w:ins w:id="32" w:author="云澜" w:date="2026-06-26T23:48:4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家</w:t>
        </w:r>
      </w:ins>
      <w:ins w:id="33" w:author="云澜" w:date="2026-06-26T23:48:5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及以上</w:t>
        </w:r>
      </w:ins>
      <w:ins w:id="34" w:author="云澜" w:date="2026-06-26T23:48:5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35" w:author="云澜" w:date="2026-06-26T23:48:5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36" w:author="云澜" w:date="2026-06-26T23:48:5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相关</w:t>
        </w:r>
      </w:ins>
      <w:ins w:id="37" w:author="云澜" w:date="2026-06-26T23:48:5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合作</w:t>
        </w:r>
      </w:ins>
      <w:ins w:id="38" w:author="云澜" w:date="2026-06-26T23:48:5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案例；</w:t>
        </w:r>
      </w:ins>
    </w:p>
    <w:p w14:paraId="5530AA92">
      <w:pPr>
        <w:keepNext w:val="0"/>
        <w:keepLines w:val="0"/>
        <w:widowControl/>
        <w:suppressLineNumbers w:val="0"/>
        <w:shd w:val="clear" w:fill="FFFFFF"/>
        <w:spacing w:before="0" w:beforeAutospacing="1" w:after="0" w:afterAutospacing="1" w:line="590" w:lineRule="atLeast"/>
        <w:ind w:left="0" w:right="0" w:firstLine="680"/>
        <w:jc w:val="left"/>
        <w:rPr>
          <w:ins w:id="39" w:author="云澜" w:date="2026-06-26T23:52:21Z"/>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pPr>
      <w:ins w:id="40" w:author="云澜" w:date="2026-06-26T23:49:0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11</w:t>
        </w:r>
      </w:ins>
      <w:ins w:id="41" w:author="云澜" w:date="2026-06-26T23:49:0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42" w:author="云澜" w:date="2026-06-26T23:49:1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具备</w:t>
        </w:r>
      </w:ins>
      <w:ins w:id="43" w:author="云澜" w:date="2026-06-26T23:49:2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丰富的</w:t>
        </w:r>
      </w:ins>
      <w:ins w:id="44" w:author="云澜" w:date="2026-06-26T23:52:1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客户</w:t>
        </w:r>
      </w:ins>
      <w:ins w:id="45" w:author="云澜" w:date="2026-06-26T23:52:1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资源</w:t>
        </w:r>
      </w:ins>
      <w:ins w:id="46" w:author="云澜" w:date="2026-06-26T23:52:1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及</w:t>
        </w:r>
      </w:ins>
      <w:ins w:id="47" w:author="云澜" w:date="2026-06-26T23:52:1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金融科技</w:t>
        </w:r>
      </w:ins>
      <w:ins w:id="48" w:author="云澜" w:date="2026-06-26T23:52:2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能力；</w:t>
        </w:r>
      </w:ins>
      <w:bookmarkStart w:id="0" w:name="_GoBack"/>
      <w:bookmarkEnd w:id="0"/>
    </w:p>
    <w:p w14:paraId="7455E76A">
      <w:pPr>
        <w:keepNext w:val="0"/>
        <w:keepLines w:val="0"/>
        <w:widowControl/>
        <w:suppressLineNumbers w:val="0"/>
        <w:shd w:val="clear" w:fill="FFFFFF"/>
        <w:spacing w:before="0" w:beforeAutospacing="1" w:after="0" w:afterAutospacing="1" w:line="590" w:lineRule="atLeast"/>
        <w:ind w:left="0" w:right="0" w:firstLine="680"/>
        <w:jc w:val="left"/>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pPr>
      <w:ins w:id="49" w:author="云澜" w:date="2026-06-26T23:52: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12</w:t>
        </w:r>
      </w:ins>
      <w:ins w:id="50" w:author="云澜" w:date="2026-06-26T23:52:2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51" w:author="云澜" w:date="2026-06-26T23:54:0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具备</w:t>
        </w:r>
      </w:ins>
      <w:ins w:id="52" w:author="云澜" w:date="2026-06-26T23:54:2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53" w:author="云澜" w:date="2026-06-26T23:54:3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接受</w:t>
        </w:r>
      </w:ins>
      <w:ins w:id="54" w:author="云澜" w:date="2026-06-26T23:54:3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55" w:author="云澜" w:date="2026-06-26T23:54:3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56" w:author="云澜" w:date="2026-06-26T23:54:3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委托</w:t>
        </w:r>
      </w:ins>
      <w:ins w:id="57" w:author="云澜" w:date="2026-06-26T23:54: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从事</w:t>
        </w:r>
      </w:ins>
      <w:ins w:id="58" w:author="云澜" w:date="2026-06-26T23:54:3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59" w:author="云澜" w:date="2026-06-26T23:54:4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信息</w:t>
        </w:r>
      </w:ins>
      <w:ins w:id="60" w:author="云澜" w:date="2026-06-26T23:54:4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技术</w:t>
        </w:r>
      </w:ins>
      <w:ins w:id="61" w:author="云澜" w:date="2026-06-26T23:54:4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服务</w:t>
        </w:r>
      </w:ins>
      <w:ins w:id="62" w:author="云澜" w:date="2026-06-26T23:54:4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外包</w:t>
        </w:r>
      </w:ins>
      <w:ins w:id="63" w:author="云澜" w:date="2026-06-26T23:54:2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64" w:author="云澜" w:date="2026-06-26T23:54:5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65" w:author="云澜" w:date="2026-06-26T23:54:5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66" w:author="云澜" w:date="2026-06-26T23:55:0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接受</w:t>
        </w:r>
      </w:ins>
      <w:ins w:id="67" w:author="云澜" w:date="2026-06-26T23:55:0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68" w:author="云澜" w:date="2026-06-26T23:55:0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69" w:author="云澜" w:date="2026-06-26T23:55:06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委托</w:t>
        </w:r>
      </w:ins>
      <w:ins w:id="70" w:author="云澜" w:date="2026-06-26T23:55:0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从事</w:t>
        </w:r>
      </w:ins>
      <w:ins w:id="71" w:author="云澜" w:date="2026-06-26T23:55:1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金融业务</w:t>
        </w:r>
      </w:ins>
      <w:ins w:id="72" w:author="云澜" w:date="2026-06-26T23:55:1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流程</w:t>
        </w:r>
      </w:ins>
      <w:ins w:id="73" w:author="云澜" w:date="2026-06-26T23:55:1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外包</w:t>
        </w:r>
      </w:ins>
      <w:ins w:id="74" w:author="云澜" w:date="2026-06-26T23:54:59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75" w:author="云澜" w:date="2026-06-26T23:55:2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76" w:author="云澜" w:date="2026-06-26T23:55: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77" w:author="云澜" w:date="2026-06-26T23:55:2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接受</w:t>
        </w:r>
      </w:ins>
      <w:ins w:id="78" w:author="云澜" w:date="2026-06-26T23:55:2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79" w:author="云澜" w:date="2026-06-26T23:55:2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机构</w:t>
        </w:r>
      </w:ins>
      <w:ins w:id="80" w:author="云澜" w:date="2026-06-26T23:55:3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委托</w:t>
        </w:r>
      </w:ins>
      <w:ins w:id="81" w:author="云澜" w:date="2026-06-26T23:55:3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从事</w:t>
        </w:r>
      </w:ins>
      <w:ins w:id="82" w:author="云澜" w:date="2026-06-26T23:55:34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金融</w:t>
        </w:r>
      </w:ins>
      <w:ins w:id="83" w:author="云澜" w:date="2026-06-26T23:55:35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知识</w:t>
        </w:r>
      </w:ins>
      <w:ins w:id="84" w:author="云澜" w:date="2026-06-26T23:55:37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流程</w:t>
        </w:r>
      </w:ins>
      <w:ins w:id="85" w:author="云澜" w:date="2026-06-26T23:55:38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外包</w:t>
        </w:r>
      </w:ins>
      <w:ins w:id="86" w:author="云澜" w:date="2026-06-26T23:55:21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ins w:id="87" w:author="云澜" w:date="2026-06-26T23:54:50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的</w:t>
        </w:r>
      </w:ins>
      <w:ins w:id="88" w:author="云澜" w:date="2026-06-26T23:54:52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资质</w:t>
        </w:r>
      </w:ins>
      <w:ins w:id="89" w:author="云澜" w:date="2026-06-26T23:54:53Z">
        <w:r>
          <w:rPr>
            <w:rFonts w:hint="eastAsia" w:ascii="仿宋_GB2312" w:hAnsi="Helvetica" w:eastAsia="仿宋_GB2312" w:cs="仿宋_GB2312"/>
            <w:i w:val="0"/>
            <w:iCs w:val="0"/>
            <w:caps w:val="0"/>
            <w:color w:val="000000"/>
            <w:spacing w:val="10"/>
            <w:kern w:val="0"/>
            <w:sz w:val="32"/>
            <w:szCs w:val="32"/>
            <w:u w:val="none"/>
            <w:shd w:val="clear" w:fill="FFFFFF"/>
            <w:lang w:val="en-US" w:eastAsia="zh-CN" w:bidi="ar"/>
          </w:rPr>
          <w:t>；</w:t>
        </w:r>
      </w:ins>
    </w:p>
    <w:p w14:paraId="38CDECA0">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 </w:t>
      </w:r>
    </w:p>
    <w:p w14:paraId="779F85D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六、报价要求</w:t>
      </w:r>
    </w:p>
    <w:p w14:paraId="62B972F0">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10"/>
          <w:kern w:val="0"/>
          <w:sz w:val="32"/>
          <w:szCs w:val="32"/>
          <w:u w:val="none"/>
          <w:shd w:val="clear" w:fill="FFFFFF"/>
          <w:lang w:val="en-US" w:eastAsia="zh-CN" w:bidi="ar"/>
        </w:rPr>
        <w:t>（一）报价要求</w:t>
      </w:r>
    </w:p>
    <w:p w14:paraId="2FF6B7F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1.报价内容：结算系数上限报价（固定单价（含税））</w:t>
      </w:r>
    </w:p>
    <w:p w14:paraId="54232260">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2.报价形式：  %</w:t>
      </w:r>
    </w:p>
    <w:p w14:paraId="4350DDD8">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3.报价为含税报价，上述费用以</w:t>
      </w:r>
      <w:r>
        <w:rPr>
          <w:rFonts w:hint="default" w:ascii="仿宋" w:hAnsi="仿宋" w:eastAsia="仿宋" w:cs="仿宋"/>
          <w:i w:val="0"/>
          <w:iCs w:val="0"/>
          <w:caps w:val="0"/>
          <w:color w:val="000000"/>
          <w:spacing w:val="0"/>
          <w:kern w:val="0"/>
          <w:sz w:val="32"/>
          <w:szCs w:val="32"/>
          <w:u w:val="none"/>
          <w:shd w:val="clear" w:fill="FFFFFF"/>
          <w:lang w:val="en-US" w:eastAsia="zh-CN" w:bidi="ar"/>
        </w:rPr>
        <w:t>包含人工工资、企业运营成本、五险一金及供应商管理费等全部费用，后续采购人不再支付其他费用。</w:t>
      </w:r>
    </w:p>
    <w:p w14:paraId="7E63B40E">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4.供应商结算服务费</w:t>
      </w:r>
    </w:p>
    <w:p w14:paraId="1B22625A">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（1）结算服务费=</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有效用户的可结算月日均持仓规模*CPS系数</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-质量扣罚（质检和投诉）。</w:t>
      </w:r>
    </w:p>
    <w:p w14:paraId="08E05F7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其中服务标准注意事项如下：质检扣罚项与投诉扣罚标准以邮件为准。</w:t>
      </w:r>
    </w:p>
    <w:p w14:paraId="2A1B7625">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（2）</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服务费管理法则甲方有权根据业务运营需要进行规则调整，并将以邮件形式同步给乙方指定联系人邮箱。</w:t>
      </w:r>
    </w:p>
    <w:p w14:paraId="489249D2">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其中服务标准注意事项如下：质检扣罚项与投诉扣罚标准以邮件为准。</w:t>
      </w:r>
    </w:p>
    <w:p w14:paraId="47AB82E6">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FF0000"/>
          <w:spacing w:val="10"/>
          <w:kern w:val="0"/>
          <w:sz w:val="32"/>
          <w:szCs w:val="32"/>
          <w:u w:val="none"/>
          <w:shd w:val="clear" w:fill="FFFFFF"/>
          <w:lang w:val="en-US" w:eastAsia="zh-CN" w:bidi="ar"/>
        </w:rPr>
        <w:t> </w:t>
      </w:r>
    </w:p>
    <w:p w14:paraId="2F536963">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例：</w:t>
      </w:r>
    </w:p>
    <w:p w14:paraId="7426B16B">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  </w:t>
      </w:r>
      <w:r>
        <w:rPr>
          <w:rFonts w:hint="default" w:ascii="仿宋" w:hAnsi="仿宋" w:eastAsia="仿宋" w:cs="仿宋"/>
          <w:i w:val="0"/>
          <w:iCs w:val="0"/>
          <w:caps w:val="0"/>
          <w:color w:val="FF0000"/>
          <w:spacing w:val="10"/>
          <w:kern w:val="0"/>
          <w:sz w:val="32"/>
          <w:szCs w:val="32"/>
          <w:u w:val="none"/>
          <w:shd w:val="clear" w:fill="FFFFFF"/>
          <w:lang w:val="en-US" w:eastAsia="zh-CN" w:bidi="ar"/>
        </w:rPr>
        <w:t>如供应商A报价系数0.4%，供应商A当月</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有效用户的可结算月日均持仓规模5000000元</w:t>
      </w:r>
      <w:r>
        <w:rPr>
          <w:rFonts w:hint="default" w:ascii="仿宋" w:hAnsi="仿宋" w:eastAsia="仿宋" w:cs="仿宋"/>
          <w:i w:val="0"/>
          <w:iCs w:val="0"/>
          <w:caps w:val="0"/>
          <w:color w:val="FF0000"/>
          <w:spacing w:val="10"/>
          <w:kern w:val="0"/>
          <w:sz w:val="32"/>
          <w:szCs w:val="32"/>
          <w:u w:val="none"/>
          <w:shd w:val="clear" w:fill="FFFFFF"/>
          <w:lang w:val="en-US" w:eastAsia="zh-CN" w:bidi="ar"/>
        </w:rPr>
        <w:t>，质量扣罚为0，则：供应商A当月结算服务费为：5000000*0.4%-0=20000元。</w:t>
      </w:r>
    </w:p>
    <w:p w14:paraId="0DB5FFD8">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10"/>
          <w:kern w:val="0"/>
          <w:sz w:val="32"/>
          <w:szCs w:val="32"/>
          <w:u w:val="none"/>
          <w:shd w:val="clear" w:fill="FFFFFF"/>
          <w:lang w:val="en-US" w:eastAsia="zh-CN" w:bidi="ar"/>
        </w:rPr>
        <w:t>（二）采购控制价</w:t>
      </w:r>
    </w:p>
    <w:p w14:paraId="1A67CC37">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1.采购控制价：0.6%.</w:t>
      </w:r>
    </w:p>
    <w:p w14:paraId="268CBF5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10"/>
          <w:kern w:val="0"/>
          <w:sz w:val="32"/>
          <w:szCs w:val="32"/>
          <w:u w:val="none"/>
          <w:shd w:val="clear" w:fill="FFFFFF"/>
          <w:lang w:val="en-US" w:eastAsia="zh-CN" w:bidi="ar"/>
        </w:rPr>
        <w:t>（三）项目预估情况</w:t>
      </w:r>
    </w:p>
    <w:p w14:paraId="5243025A">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1.历史采购情况</w:t>
      </w:r>
    </w:p>
    <w:p w14:paraId="7B7B0C4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2026年本次项目，预期覆盖我行存款、理财、基金、保险等财富产品范围，累计带来5亿元左右资产规模，为我行带来200万元左右的中间收入。</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br w:type="textWrapping"/>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服务商结算依据CPS模式进行统计，每月结算金额=有效用户的可结算月日均持仓规模*结算费率，其中代销类统结算费率预计不超过0.1%，根据实际业务开展，每月部分产品结算费率进行调整，最高不超过0.5%，对于保险类产品，因产品差异较大，开展此类产品合作前，单独签署合作协议。该结算方式主要依据服务结果，服务商为主要影响因素，可激发服务商自主动力。</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br w:type="textWrapping"/>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后续依据项目进展定期监控费效情况，如有变动，在审批范围内进行调配。</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综上，本次</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电子渠道财富类项目</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，结算系数按照0.6%进行设置。</w:t>
      </w:r>
    </w:p>
    <w:p w14:paraId="735EB96A">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 </w:t>
      </w:r>
    </w:p>
    <w:p w14:paraId="1EF1021C">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七、评审规则</w:t>
      </w:r>
    </w:p>
    <w:p w14:paraId="441171D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（一）评审办法：</w:t>
      </w:r>
      <w:r>
        <w:rPr>
          <w:rFonts w:hint="default" w:ascii="仿宋" w:hAnsi="仿宋" w:eastAsia="仿宋" w:cs="仿宋"/>
          <w:i w:val="0"/>
          <w:iCs w:val="0"/>
          <w:caps w:val="0"/>
          <w:color w:val="000000"/>
          <w:spacing w:val="10"/>
          <w:kern w:val="0"/>
          <w:sz w:val="32"/>
          <w:szCs w:val="32"/>
          <w:u w:val="none"/>
          <w:shd w:val="clear" w:fill="FFFFFF"/>
          <w:lang w:val="en-US" w:eastAsia="zh-CN" w:bidi="ar"/>
        </w:rPr>
        <w:t>综合评分法</w:t>
      </w:r>
    </w:p>
    <w:p w14:paraId="48D8B7D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（二）评审维度及分值比例</w:t>
      </w:r>
    </w:p>
    <w:p w14:paraId="4B1078F5">
      <w:pPr>
        <w:pStyle w:val="4"/>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000000"/>
          <w:spacing w:val="0"/>
          <w:sz w:val="24"/>
          <w:szCs w:val="24"/>
          <w:u w:val="none"/>
        </w:rPr>
      </w:pPr>
      <w:r>
        <w:rPr>
          <w:rFonts w:hint="default" w:ascii="等线" w:hAnsi="等线" w:eastAsia="等线" w:cs="等线"/>
          <w:i w:val="0"/>
          <w:iCs w:val="0"/>
          <w:caps w:val="0"/>
          <w:color w:val="000000"/>
          <w:spacing w:val="0"/>
          <w:sz w:val="24"/>
          <w:szCs w:val="24"/>
          <w:u w:val="none"/>
          <w:shd w:val="clear" w:fill="FFFFFF"/>
        </w:rPr>
        <w:t> </w:t>
      </w:r>
    </w:p>
    <w:tbl>
      <w:tblPr>
        <w:tblStyle w:val="5"/>
        <w:tblW w:w="0" w:type="auto"/>
        <w:jc w:val="center"/>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2387"/>
        <w:gridCol w:w="1833"/>
        <w:gridCol w:w="1871"/>
      </w:tblGrid>
      <w:tr w14:paraId="58B9589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1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4224F5C2">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b/>
                <w:bCs/>
                <w:kern w:val="0"/>
                <w:sz w:val="21"/>
                <w:szCs w:val="21"/>
                <w:lang w:val="en-US" w:eastAsia="zh-CN" w:bidi="ar"/>
              </w:rPr>
              <w:t>评审项目</w:t>
            </w:r>
          </w:p>
        </w:tc>
        <w:tc>
          <w:tcPr>
            <w:tcW w:w="1833" w:type="dxa"/>
            <w:tcBorders>
              <w:top w:val="single" w:color="auto" w:sz="1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9BAE4AB">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b/>
                <w:bCs/>
                <w:kern w:val="0"/>
                <w:sz w:val="21"/>
                <w:szCs w:val="21"/>
                <w:lang w:val="en-US" w:eastAsia="zh-CN" w:bidi="ar"/>
              </w:rPr>
              <w:t>分值比例（%）</w:t>
            </w:r>
          </w:p>
        </w:tc>
        <w:tc>
          <w:tcPr>
            <w:tcW w:w="1871" w:type="dxa"/>
            <w:tcBorders>
              <w:top w:val="single" w:color="auto" w:sz="1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534D6367">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b/>
                <w:bCs/>
                <w:kern w:val="0"/>
                <w:sz w:val="21"/>
                <w:szCs w:val="21"/>
                <w:lang w:val="en-US" w:eastAsia="zh-CN" w:bidi="ar"/>
              </w:rPr>
              <w:t>评审维度</w:t>
            </w:r>
          </w:p>
        </w:tc>
      </w:tr>
      <w:tr w14:paraId="029E6CA9">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719E6FA2">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企业实力</w:t>
            </w:r>
          </w:p>
        </w:tc>
        <w:tc>
          <w:tcPr>
            <w:tcW w:w="1833"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3F7F4B9">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35</w:t>
            </w:r>
          </w:p>
        </w:tc>
        <w:tc>
          <w:tcPr>
            <w:tcW w:w="1871" w:type="dxa"/>
            <w:tcBorders>
              <w:top w:val="single" w:color="auto" w:sz="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32C61695">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客观</w:t>
            </w:r>
          </w:p>
        </w:tc>
      </w:tr>
      <w:tr w14:paraId="06281A3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67C4AE5A">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服务方案</w:t>
            </w:r>
          </w:p>
        </w:tc>
        <w:tc>
          <w:tcPr>
            <w:tcW w:w="1833"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E7521AF">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30</w:t>
            </w:r>
          </w:p>
        </w:tc>
        <w:tc>
          <w:tcPr>
            <w:tcW w:w="1871" w:type="dxa"/>
            <w:tcBorders>
              <w:top w:val="single" w:color="auto" w:sz="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60D8F556">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主观</w:t>
            </w:r>
          </w:p>
        </w:tc>
      </w:tr>
      <w:tr w14:paraId="7BAA534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8" w:space="0"/>
              <w:right w:val="single" w:color="auto" w:sz="8" w:space="0"/>
            </w:tcBorders>
            <w:shd w:val="clear" w:color="auto" w:fill="auto"/>
            <w:tcMar>
              <w:top w:w="0" w:type="dxa"/>
              <w:left w:w="108" w:type="dxa"/>
              <w:bottom w:w="0" w:type="dxa"/>
              <w:right w:w="108" w:type="dxa"/>
            </w:tcMar>
            <w:vAlign w:val="center"/>
          </w:tcPr>
          <w:p w14:paraId="02EC4AA8">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服务能力</w:t>
            </w:r>
          </w:p>
        </w:tc>
        <w:tc>
          <w:tcPr>
            <w:tcW w:w="1833"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A627056">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10</w:t>
            </w:r>
          </w:p>
        </w:tc>
        <w:tc>
          <w:tcPr>
            <w:tcW w:w="1871" w:type="dxa"/>
            <w:tcBorders>
              <w:top w:val="single" w:color="auto" w:sz="8" w:space="0"/>
              <w:left w:val="single" w:color="auto" w:sz="8" w:space="0"/>
              <w:bottom w:val="single" w:color="auto" w:sz="8" w:space="0"/>
              <w:right w:val="single" w:color="auto" w:sz="18" w:space="0"/>
            </w:tcBorders>
            <w:shd w:val="clear" w:color="auto" w:fill="auto"/>
            <w:tcMar>
              <w:top w:w="0" w:type="dxa"/>
              <w:left w:w="108" w:type="dxa"/>
              <w:bottom w:w="0" w:type="dxa"/>
              <w:right w:w="108" w:type="dxa"/>
            </w:tcMar>
            <w:vAlign w:val="center"/>
          </w:tcPr>
          <w:p w14:paraId="6A1D21D5">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客观</w:t>
            </w:r>
          </w:p>
        </w:tc>
      </w:tr>
      <w:tr w14:paraId="1775D33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jc w:val="center"/>
        </w:trPr>
        <w:tc>
          <w:tcPr>
            <w:tcW w:w="2387" w:type="dxa"/>
            <w:tcBorders>
              <w:top w:val="single" w:color="auto" w:sz="8" w:space="0"/>
              <w:left w:val="single" w:color="auto" w:sz="18" w:space="0"/>
              <w:bottom w:val="single" w:color="auto" w:sz="18" w:space="0"/>
              <w:right w:val="single" w:color="auto" w:sz="8" w:space="0"/>
            </w:tcBorders>
            <w:shd w:val="clear" w:color="auto" w:fill="auto"/>
            <w:tcMar>
              <w:top w:w="0" w:type="dxa"/>
              <w:left w:w="108" w:type="dxa"/>
              <w:bottom w:w="0" w:type="dxa"/>
              <w:right w:w="108" w:type="dxa"/>
            </w:tcMar>
            <w:vAlign w:val="center"/>
          </w:tcPr>
          <w:p w14:paraId="6C49C16F">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投标报价</w:t>
            </w:r>
          </w:p>
        </w:tc>
        <w:tc>
          <w:tcPr>
            <w:tcW w:w="1833" w:type="dxa"/>
            <w:tcBorders>
              <w:top w:val="single" w:color="auto" w:sz="8" w:space="0"/>
              <w:left w:val="single" w:color="auto" w:sz="8" w:space="0"/>
              <w:bottom w:val="single" w:color="auto" w:sz="18" w:space="0"/>
              <w:right w:val="single" w:color="auto" w:sz="8" w:space="0"/>
            </w:tcBorders>
            <w:shd w:val="clear" w:color="auto" w:fill="auto"/>
            <w:tcMar>
              <w:top w:w="0" w:type="dxa"/>
              <w:left w:w="108" w:type="dxa"/>
              <w:bottom w:w="0" w:type="dxa"/>
              <w:right w:w="108" w:type="dxa"/>
            </w:tcMar>
            <w:vAlign w:val="center"/>
          </w:tcPr>
          <w:p w14:paraId="291088F3">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1"/>
                <w:szCs w:val="21"/>
                <w:lang w:val="en-US" w:eastAsia="zh-CN" w:bidi="ar"/>
              </w:rPr>
              <w:t>25</w:t>
            </w:r>
          </w:p>
        </w:tc>
        <w:tc>
          <w:tcPr>
            <w:tcW w:w="1871" w:type="dxa"/>
            <w:tcBorders>
              <w:top w:val="single" w:color="auto" w:sz="8" w:space="0"/>
              <w:left w:val="single" w:color="auto" w:sz="8" w:space="0"/>
              <w:bottom w:val="single" w:color="auto" w:sz="18" w:space="0"/>
              <w:right w:val="single" w:color="auto" w:sz="18" w:space="0"/>
            </w:tcBorders>
            <w:shd w:val="clear" w:color="auto" w:fill="auto"/>
            <w:tcMar>
              <w:top w:w="0" w:type="dxa"/>
              <w:left w:w="108" w:type="dxa"/>
              <w:bottom w:w="0" w:type="dxa"/>
              <w:right w:w="108" w:type="dxa"/>
            </w:tcMar>
            <w:vAlign w:val="center"/>
          </w:tcPr>
          <w:p w14:paraId="07C612A2">
            <w:pPr>
              <w:keepNext w:val="0"/>
              <w:keepLines w:val="0"/>
              <w:widowControl/>
              <w:suppressLineNumbers w:val="0"/>
              <w:spacing w:before="0" w:beforeAutospacing="1" w:after="0" w:afterAutospacing="1" w:line="360" w:lineRule="atLeast"/>
              <w:ind w:left="0" w:right="0"/>
              <w:jc w:val="center"/>
              <w:textAlignment w:val="center"/>
            </w:pPr>
            <w:r>
              <w:rPr>
                <w:rFonts w:hint="default" w:ascii="仿宋_GB2312" w:eastAsia="仿宋_GB2312" w:cs="仿宋_GB2312" w:hAnsiTheme="minorHAnsi"/>
                <w:kern w:val="0"/>
                <w:sz w:val="24"/>
                <w:szCs w:val="24"/>
                <w:lang w:val="en-US" w:eastAsia="zh-CN" w:bidi="ar"/>
              </w:rPr>
              <w:t>客观</w:t>
            </w:r>
          </w:p>
        </w:tc>
      </w:tr>
    </w:tbl>
    <w:p w14:paraId="7A2FFBB8">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（三）评审分值（详见附件2）</w:t>
      </w:r>
    </w:p>
    <w:p w14:paraId="6E07CCEB">
      <w:pPr>
        <w:keepNext w:val="0"/>
        <w:keepLines w:val="0"/>
        <w:widowControl/>
        <w:suppressLineNumbers w:val="0"/>
        <w:shd w:val="clear" w:fill="FFFFFF"/>
        <w:spacing w:before="0" w:beforeAutospacing="1" w:after="0" w:afterAutospacing="1" w:line="590" w:lineRule="atLeast"/>
        <w:ind w:left="0" w:right="0" w:firstLine="96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价格评审：投标报价得分＝满分×（最低有效投标报价/投标报价）。得分保留2位小数。</w:t>
      </w:r>
    </w:p>
    <w:p w14:paraId="333E8E50">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（五）评标委员会构成</w:t>
      </w:r>
    </w:p>
    <w:p w14:paraId="1132267A">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1.评标委员会人数：</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7人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。其中：需求管理部门/需求部门代表</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1人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，集中采购团队代表</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1人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，外聘技术经济专家</w:t>
      </w:r>
      <w:r>
        <w:rPr>
          <w:rFonts w:hint="default" w:ascii="仿宋_GB2312" w:hAnsi="Helvetica" w:eastAsia="仿宋_GB2312" w:cs="仿宋_GB2312"/>
          <w:b/>
          <w:bCs/>
          <w:i w:val="0"/>
          <w:iCs w:val="0"/>
          <w:caps w:val="0"/>
          <w:color w:val="000000"/>
          <w:spacing w:val="0"/>
          <w:kern w:val="0"/>
          <w:sz w:val="32"/>
          <w:szCs w:val="32"/>
          <w:u w:val="single"/>
          <w:shd w:val="clear" w:fill="FFFFFF"/>
          <w:lang w:val="en-US" w:eastAsia="zh-CN" w:bidi="ar"/>
        </w:rPr>
        <w:t>5人</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3AF91C5C">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2.外聘技术经济专家：从招标代理机构专家库随机抽取产生。</w:t>
      </w:r>
    </w:p>
    <w:p w14:paraId="075DD61C">
      <w:pPr>
        <w:keepNext w:val="0"/>
        <w:keepLines w:val="0"/>
        <w:widowControl/>
        <w:suppressLineNumbers w:val="0"/>
        <w:shd w:val="clear" w:fill="FFFFFF"/>
        <w:spacing w:before="0" w:beforeAutospacing="1" w:after="0" w:afterAutospacing="1" w:line="590" w:lineRule="atLeast"/>
        <w:ind w:left="0" w:right="0" w:firstLine="640"/>
        <w:jc w:val="left"/>
        <w:textAlignment w:val="center"/>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（六）中标供应商标准</w:t>
      </w:r>
    </w:p>
    <w:p w14:paraId="2D9CBD46">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1.合格候选供应商条件：经评标委员会评审，通过符合性评审且综合得分不低于60分的供应商。</w:t>
      </w:r>
    </w:p>
    <w:p w14:paraId="5C185D1C">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2.中标/入围供应商：</w:t>
      </w:r>
    </w:p>
    <w:p w14:paraId="1832E2D2">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入围供应商原则：按照综合得分由高到底排序，排序在前的供应商按照以下原则确认入围供应商数量。</w:t>
      </w:r>
    </w:p>
    <w:p w14:paraId="79BCF197">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（1）当N＞2家时，取排序前10名的合格投标人作为入围供应商。</w:t>
      </w:r>
    </w:p>
    <w:p w14:paraId="2D0D2603">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（2）当N=2家时，取排序第1名的合格投标人作为入围供应商。</w:t>
      </w:r>
    </w:p>
    <w:p w14:paraId="75443DAC">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（3）当N=1家时，本项目流标。</w:t>
      </w:r>
    </w:p>
    <w:p w14:paraId="5C7249C6">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2FF7DD81">
      <w:pPr>
        <w:pStyle w:val="4"/>
        <w:keepNext w:val="0"/>
        <w:keepLines w:val="0"/>
        <w:widowControl/>
        <w:suppressLineNumbers w:val="0"/>
        <w:shd w:val="clear" w:fill="FFFFFF"/>
        <w:spacing w:before="0" w:beforeAutospacing="1" w:after="0" w:afterAutospacing="1" w:line="590" w:lineRule="atLeast"/>
        <w:ind w:left="0" w:right="0" w:firstLine="640"/>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rPr>
        <w:t>（七）其他约定</w:t>
      </w:r>
    </w:p>
    <w:p w14:paraId="56FCF365">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1.本项目如发生中标候选人放弃中标、因不可抗力不能履行合同、不按照招标文件要求提交履约保证金，或者被查实存在影响中标结果的违法行为等情形，不符合中标条件的，我行将根据招投标法律法规，按照评标委员会提出的中标候选人名单排序，将排位靠后的投标人往前顺位增补为中标人，也可以重新招标。</w:t>
      </w:r>
    </w:p>
    <w:p w14:paraId="41BDE770">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2.中信百信银行有权根据实际业务开展情况、业务发展需要和管理要求，进行增补供应商、退出供应商以及调整订单下单规则。</w:t>
      </w:r>
    </w:p>
    <w:p w14:paraId="2729D48C">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3.评审中出现下列情形之一的，评审委员会应当启动异常低价投标（响应）审查程序：</w:t>
      </w:r>
    </w:p>
    <w:p w14:paraId="678216C3">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（1）投标（响应）报价低于全部通过符合性审查供应商投标（响应）报价平均值50%的，即投标（响应）报价&lt;全部通过符合性审查供应商投标（响应）报价平均值×50%；</w:t>
      </w:r>
    </w:p>
    <w:p w14:paraId="00CF4BF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（2）投标（响应）报价低于通过符合性审查且报价次低供应商投标（响应）报价50%的，即投标（响应）报价&lt;通过符合性审查且报价次低供应商投标（响应）报价×50%；</w:t>
      </w:r>
    </w:p>
    <w:p w14:paraId="6C5D9549">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（3）投标（响应）报价低于采购项目最高限价45%的，即投标（响应）报价&lt;采购项目最高限价×45%；</w:t>
      </w:r>
    </w:p>
    <w:p w14:paraId="3AFE2E01">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4）其他评审委员会认为供应商报价过低，有可能影响产品质量或者不能诚信履约的情形。评审委员会启动异常低价投标（响应）审查后，应当要求相关供应商在评审现场合理的时间内提供书面说明及必要的证明材料，对投标（响应）价格作出解释。书面说明、证明材料主要是项目具体成本测算等与报价合理性相关的说明、材料。评审委员会应当结合同类产品在主要电商平台的价格、该行业当地薪资水平等情况，依据专业经验对报价合理性进行判断。如果投标（响应）供应商不提供书面说明、证明材料，或者提供的书面说明、证明材料不能证明其报价合理性的，应当将其作为无效投标（响应）处理。审查相关情况应当在评审报告中记录。</w:t>
      </w:r>
    </w:p>
    <w:p w14:paraId="04861569">
      <w:pPr>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4.</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关键性合同条款：供应商在采购过程中必须响应，不得通过形式偏离或修改，影响或限制我行权力的关键性条款。</w:t>
      </w:r>
    </w:p>
    <w:p w14:paraId="428B1CD1">
      <w:pPr>
        <w:pStyle w:val="4"/>
        <w:keepNext w:val="0"/>
        <w:keepLines w:val="0"/>
        <w:widowControl/>
        <w:suppressLineNumbers w:val="0"/>
        <w:shd w:val="clear" w:fill="FFFFFF"/>
        <w:spacing w:before="0" w:beforeAutospacing="1" w:after="0" w:afterAutospacing="1"/>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5003C5BD">
      <w:pPr>
        <w:pStyle w:val="4"/>
        <w:keepNext w:val="0"/>
        <w:keepLines w:val="0"/>
        <w:widowControl/>
        <w:suppressLineNumbers w:val="0"/>
        <w:shd w:val="clear" w:fill="FFFFFF"/>
        <w:spacing w:before="0" w:beforeAutospacing="1" w:after="0" w:afterAutospacing="1"/>
        <w:ind w:left="0" w:right="0" w:firstLine="680"/>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sz w:val="32"/>
          <w:szCs w:val="32"/>
          <w:u w:val="none"/>
          <w:shd w:val="clear" w:fill="FFFFFF"/>
        </w:rPr>
        <w:t> </w:t>
      </w:r>
    </w:p>
    <w:p w14:paraId="2CC9E5A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八、采购合同</w:t>
      </w:r>
    </w:p>
    <w:p w14:paraId="5B22CA9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（一）合同形式及合同期限</w:t>
      </w:r>
    </w:p>
    <w:p w14:paraId="6682C91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1.合同形式：单价合同</w:t>
      </w:r>
    </w:p>
    <w:p w14:paraId="6771C9A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2.合同价格形式：固定单价</w:t>
      </w:r>
    </w:p>
    <w:p w14:paraId="0E42AE34">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3.合同期限：3年。首次签订期限为2年，在服务期届满前【30】个工作日内，如果双方均未向对方发出不再延续合同有效期的书面通知，则合同有效期将自动顺延【12】个月，自动顺延次数为【1】次。</w:t>
      </w:r>
    </w:p>
    <w:p w14:paraId="65ABFCB4">
      <w:pPr>
        <w:pStyle w:val="4"/>
        <w:keepNext w:val="0"/>
        <w:keepLines w:val="0"/>
        <w:widowControl/>
        <w:suppressLineNumbers w:val="0"/>
        <w:shd w:val="clear" w:fill="FFFFFF"/>
        <w:spacing w:before="0" w:beforeAutospacing="1" w:after="0" w:afterAutospacing="1" w:line="590" w:lineRule="atLeast"/>
        <w:ind w:left="0" w:right="0" w:firstLine="640"/>
        <w:jc w:val="both"/>
        <w:textAlignment w:val="baseline"/>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vertAlign w:val="baseline"/>
        </w:rPr>
        <w:t>（二）付款节点及比例</w:t>
      </w:r>
    </w:p>
    <w:p w14:paraId="5CB21D90">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1.预付款：否。</w:t>
      </w:r>
    </w:p>
    <w:p w14:paraId="0D331390">
      <w:pPr>
        <w:pStyle w:val="4"/>
        <w:keepNext w:val="0"/>
        <w:keepLines w:val="0"/>
        <w:widowControl/>
        <w:suppressLineNumbers w:val="0"/>
        <w:shd w:val="clear" w:fill="FFFFFF"/>
        <w:spacing w:before="0" w:beforeAutospacing="1" w:after="0" w:afterAutospacing="1" w:line="590" w:lineRule="atLeast"/>
        <w:ind w:left="0" w:right="0" w:firstLine="64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2.支付节点：每月确认结算金额，每季度后结算。</w:t>
      </w:r>
    </w:p>
    <w:p w14:paraId="5458AA4C">
      <w:pPr>
        <w:pStyle w:val="4"/>
        <w:keepNext w:val="0"/>
        <w:keepLines w:val="0"/>
        <w:widowControl/>
        <w:suppressLineNumbers w:val="0"/>
        <w:shd w:val="clear" w:fill="FFFFFF"/>
        <w:spacing w:before="0" w:beforeAutospacing="1" w:after="0" w:afterAutospacing="1" w:line="590" w:lineRule="atLeast"/>
        <w:ind w:left="0" w:right="0" w:firstLine="0"/>
        <w:jc w:val="both"/>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rPr>
        <w:t> </w:t>
      </w:r>
    </w:p>
    <w:p w14:paraId="2A8D4263">
      <w:pPr>
        <w:pStyle w:val="4"/>
        <w:keepNext w:val="0"/>
        <w:keepLines w:val="0"/>
        <w:widowControl/>
        <w:suppressLineNumbers w:val="0"/>
        <w:shd w:val="clear" w:fill="FFFFFF"/>
        <w:spacing w:before="0" w:beforeAutospacing="1" w:after="0" w:afterAutospacing="1" w:line="590" w:lineRule="atLeast"/>
        <w:ind w:left="0" w:right="0" w:firstLine="320"/>
        <w:jc w:val="both"/>
        <w:textAlignment w:val="baseline"/>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sz w:val="24"/>
          <w:szCs w:val="24"/>
          <w:u w:val="none"/>
          <w:shd w:val="clear" w:fill="FFFFFF"/>
          <w:vertAlign w:val="baseline"/>
        </w:rPr>
        <w:t>（三）订单下单原则</w:t>
      </w:r>
    </w:p>
    <w:p w14:paraId="036764A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本次下单遵循“双轨并行、赛马对赌、平稳起步”的原则。在并行初期（首月），实行“基准均分、小步快跑”策略，将CPS总流量按50%:50%的比例平均分配，设定较低的流量上限以测试两家供应商在理财、基金、保险等不同细分品类的转化承接能力；进入稳定期后，启动“动态赛马”机制，以月度为周期监控“有效户转化率”与“户均资产（AUM）贡献值”，若某家供应商连续两个月核心指标优于对手10%以上，次月订单分配比例向优胜方倾斜，调整双方分配比例，确保在双供应商格局下，通过高频动态调整实现优胜劣汰与业务规模的最大化。</w:t>
      </w:r>
    </w:p>
    <w:p w14:paraId="3E27767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九、评审时间</w:t>
      </w:r>
    </w:p>
    <w:p w14:paraId="4705B57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（一）招标公告发布。</w:t>
      </w:r>
      <w:r>
        <w:rPr>
          <w:rFonts w:hint="default" w:ascii="仿宋" w:hAnsi="仿宋" w:eastAsia="仿宋" w:cs="仿宋"/>
          <w:i w:val="0"/>
          <w:iCs w:val="0"/>
          <w:caps w:val="0"/>
          <w:color w:val="000000"/>
          <w:spacing w:val="0"/>
          <w:kern w:val="0"/>
          <w:sz w:val="24"/>
          <w:szCs w:val="24"/>
          <w:u w:val="none"/>
          <w:shd w:val="clear" w:fill="FFFFFF"/>
          <w:lang w:val="en-US" w:eastAsia="zh-CN" w:bidi="ar"/>
        </w:rPr>
        <w:t>集中采购方案获得批准完毕，由采购代理机构发布招标公告。</w:t>
      </w:r>
    </w:p>
    <w:p w14:paraId="6A9F61FC">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楷体_GB2312" w:hAnsi="Helvetica" w:eastAsia="楷体_GB2312" w:cs="楷体_GB2312"/>
          <w:i w:val="0"/>
          <w:iCs w:val="0"/>
          <w:caps w:val="0"/>
          <w:color w:val="000000"/>
          <w:spacing w:val="0"/>
          <w:kern w:val="0"/>
          <w:sz w:val="24"/>
          <w:szCs w:val="24"/>
          <w:u w:val="none"/>
          <w:shd w:val="clear" w:fill="FFFFFF"/>
          <w:lang w:val="en-US" w:eastAsia="zh-CN" w:bidi="ar"/>
        </w:rPr>
        <w:t>（二）招标时间。</w:t>
      </w:r>
      <w:r>
        <w:rPr>
          <w:rFonts w:hint="default" w:ascii="仿宋" w:hAnsi="仿宋" w:eastAsia="仿宋" w:cs="仿宋"/>
          <w:i w:val="0"/>
          <w:iCs w:val="0"/>
          <w:caps w:val="0"/>
          <w:color w:val="000000"/>
          <w:spacing w:val="0"/>
          <w:kern w:val="0"/>
          <w:sz w:val="24"/>
          <w:szCs w:val="24"/>
          <w:u w:val="none"/>
          <w:shd w:val="clear" w:fill="FFFFFF"/>
          <w:lang w:val="en-US" w:eastAsia="zh-CN" w:bidi="ar"/>
        </w:rPr>
        <w:t>从招标公告发布之日起至开标不得少于20日历天。</w:t>
      </w:r>
    </w:p>
    <w:p w14:paraId="4420CC7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07E4C0A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24"/>
          <w:szCs w:val="24"/>
          <w:u w:val="none"/>
          <w:shd w:val="clear" w:fill="FFFFFF"/>
          <w:lang w:val="en-US" w:eastAsia="zh-CN" w:bidi="ar"/>
        </w:rPr>
        <w:t>十、附件</w:t>
      </w:r>
    </w:p>
    <w:p w14:paraId="77CE31B9">
      <w:pPr>
        <w:keepNext w:val="0"/>
        <w:keepLines w:val="0"/>
        <w:widowControl/>
        <w:suppressLineNumbers w:val="0"/>
        <w:shd w:val="clear" w:fill="FFFFFF"/>
        <w:spacing w:before="0" w:beforeAutospacing="1" w:after="0" w:afterAutospacing="1" w:line="590" w:lineRule="atLeast"/>
        <w:ind w:left="640" w:right="0" w:firstLine="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附件1 采购需求说明书</w:t>
      </w:r>
    </w:p>
    <w:p w14:paraId="0B039BD2">
      <w:pPr>
        <w:keepNext w:val="0"/>
        <w:keepLines w:val="0"/>
        <w:widowControl/>
        <w:suppressLineNumbers w:val="0"/>
        <w:shd w:val="clear" w:fill="FFFFFF"/>
        <w:spacing w:before="0" w:beforeAutospacing="1" w:after="0" w:afterAutospacing="1" w:line="590" w:lineRule="atLeast"/>
        <w:ind w:left="640" w:right="0" w:firstLine="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附件2 评标分值表</w:t>
      </w:r>
    </w:p>
    <w:p w14:paraId="520649A7">
      <w:pPr>
        <w:keepNext w:val="0"/>
        <w:keepLines w:val="0"/>
        <w:widowControl/>
        <w:suppressLineNumbers w:val="0"/>
        <w:shd w:val="clear" w:fill="FFFFFF"/>
        <w:spacing w:before="0" w:beforeAutospacing="1" w:after="0" w:afterAutospacing="1" w:line="590" w:lineRule="atLeast"/>
        <w:ind w:left="0" w:right="1920" w:firstLine="0"/>
        <w:jc w:val="righ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w:t>
      </w:r>
    </w:p>
    <w:p w14:paraId="4C52F443">
      <w:pPr>
        <w:keepNext w:val="0"/>
        <w:keepLines w:val="0"/>
        <w:widowControl/>
        <w:suppressLineNumbers w:val="0"/>
        <w:shd w:val="clear" w:fill="FFFFFF"/>
        <w:spacing w:before="0" w:beforeAutospacing="1" w:after="0" w:afterAutospacing="1" w:line="590" w:lineRule="atLeast"/>
        <w:ind w:left="0" w:right="1920" w:firstLine="28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编制部门：财务部 </w:t>
      </w:r>
    </w:p>
    <w:p w14:paraId="2BFEF8C7">
      <w:pPr>
        <w:keepNext w:val="0"/>
        <w:keepLines w:val="0"/>
        <w:widowControl/>
        <w:suppressLineNumbers w:val="0"/>
        <w:shd w:val="clear" w:fill="FFFFFF"/>
        <w:spacing w:before="0" w:beforeAutospacing="1" w:after="0" w:afterAutospacing="1" w:line="590" w:lineRule="atLeast"/>
        <w:ind w:left="0" w:right="2240" w:firstLine="28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编制人：史天奇</w:t>
      </w:r>
    </w:p>
    <w:p w14:paraId="1BA8A5E8">
      <w:pPr>
        <w:keepNext w:val="0"/>
        <w:keepLines w:val="0"/>
        <w:widowControl/>
        <w:suppressLineNumbers w:val="0"/>
        <w:shd w:val="clear" w:fill="FFFFFF"/>
        <w:spacing w:before="0" w:beforeAutospacing="1" w:after="0" w:afterAutospacing="1" w:line="590" w:lineRule="atLeast"/>
        <w:ind w:left="0" w:right="320" w:firstLine="0"/>
        <w:jc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编制日期：2026年4月17日</w:t>
      </w:r>
    </w:p>
    <w:p w14:paraId="6C64FBB1">
      <w:pPr>
        <w:keepNext w:val="0"/>
        <w:keepLines w:val="0"/>
        <w:widowControl/>
        <w:suppressLineNumbers w:val="0"/>
        <w:shd w:val="clear" w:fill="FFFFFF"/>
        <w:spacing w:before="0" w:beforeAutospacing="1" w:after="0" w:afterAutospacing="1" w:line="590" w:lineRule="atLeast"/>
        <w:ind w:left="0" w:right="320" w:firstLine="0"/>
        <w:jc w:val="righ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w:t>
      </w:r>
    </w:p>
    <w:p w14:paraId="2AA7899B">
      <w:pPr>
        <w:keepNext w:val="0"/>
        <w:keepLines w:val="0"/>
        <w:widowControl/>
        <w:suppressLineNumbers w:val="0"/>
        <w:shd w:val="clear" w:fill="FFFFFF"/>
        <w:spacing w:before="0" w:beforeAutospacing="1" w:after="0" w:afterAutospacing="1" w:line="590" w:lineRule="atLeast"/>
        <w:ind w:left="0" w:right="0" w:firstLine="640"/>
        <w:jc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       需求管理部门：客户服务部</w:t>
      </w:r>
    </w:p>
    <w:p w14:paraId="16C8AAC0">
      <w:pPr>
        <w:keepNext w:val="0"/>
        <w:keepLines w:val="0"/>
        <w:widowControl/>
        <w:suppressLineNumbers w:val="0"/>
        <w:shd w:val="clear" w:fill="FFFFFF"/>
        <w:spacing w:before="0" w:beforeAutospacing="1" w:after="0" w:afterAutospacing="1" w:line="590" w:lineRule="atLeast"/>
        <w:ind w:left="0" w:right="0" w:firstLine="28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经办人：周鑫</w:t>
      </w:r>
    </w:p>
    <w:p w14:paraId="35207ADC">
      <w:pPr>
        <w:keepNext w:val="0"/>
        <w:keepLines w:val="0"/>
        <w:widowControl/>
        <w:suppressLineNumbers w:val="0"/>
        <w:shd w:val="clear" w:fill="FFFFFF"/>
        <w:spacing w:before="0" w:beforeAutospacing="1" w:after="0" w:afterAutospacing="1"/>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br w:type="textWrapping"/>
      </w:r>
      <w:r>
        <w:rPr>
          <w:rFonts w:hint="default" w:ascii="黑体" w:hAnsi="宋体" w:eastAsia="黑体" w:cs="黑体"/>
          <w:i w:val="0"/>
          <w:iCs w:val="0"/>
          <w:caps w:val="0"/>
          <w:color w:val="000000"/>
          <w:spacing w:val="0"/>
          <w:kern w:val="0"/>
          <w:sz w:val="32"/>
          <w:szCs w:val="32"/>
          <w:u w:val="none"/>
          <w:shd w:val="clear" w:fill="FFFFFF"/>
          <w:lang w:val="en-US" w:eastAsia="zh-CN" w:bidi="ar"/>
        </w:rPr>
        <w:t>附件1</w:t>
      </w:r>
    </w:p>
    <w:p w14:paraId="27F6D83D">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hint="default" w:ascii="方正小标宋简体" w:hAnsi="方正小标宋简体" w:eastAsia="方正小标宋简体" w:cs="方正小标宋简体"/>
          <w:i w:val="0"/>
          <w:iCs w:val="0"/>
          <w:caps w:val="0"/>
          <w:color w:val="000000"/>
          <w:spacing w:val="0"/>
          <w:kern w:val="0"/>
          <w:sz w:val="24"/>
          <w:szCs w:val="24"/>
          <w:u w:val="none"/>
          <w:shd w:val="clear" w:fill="FFFFFF"/>
          <w:lang w:val="en-US" w:eastAsia="zh-CN" w:bidi="ar"/>
        </w:rPr>
        <w:t>采购需求说明书</w:t>
      </w:r>
    </w:p>
    <w:p w14:paraId="502223AD">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hint="default" w:ascii="方正小标宋简体" w:hAnsi="方正小标宋简体" w:eastAsia="方正小标宋简体" w:cs="方正小标宋简体"/>
          <w:i w:val="0"/>
          <w:iCs w:val="0"/>
          <w:caps w:val="0"/>
          <w:color w:val="000000"/>
          <w:spacing w:val="0"/>
          <w:kern w:val="0"/>
          <w:sz w:val="24"/>
          <w:szCs w:val="24"/>
          <w:u w:val="none"/>
          <w:shd w:val="clear" w:fill="FFFFFF"/>
          <w:lang w:val="en-US" w:eastAsia="zh-CN" w:bidi="ar"/>
        </w:rPr>
        <w:t> </w:t>
      </w:r>
    </w:p>
    <w:p w14:paraId="284EFF7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一、采购类别：</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普通服务类</w:t>
      </w:r>
    </w:p>
    <w:p w14:paraId="5BED2433">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二、采购内容：</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为打</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破高潜供应商结算上限，充分体现多劳多得的分配原则，现面向全国招募优质资源拟采购2家具备成熟外呼营销能力的服务商提供服务，采用营销效果付费结算模式，服务范围为我行财富类存款、理财、基金、保险等业务，通过精准匹配业务类型，深化按效果付费的合作机制。</w:t>
      </w:r>
    </w:p>
    <w:p w14:paraId="6719E74C">
      <w:pPr>
        <w:pStyle w:val="2"/>
        <w:keepNext w:val="0"/>
        <w:keepLines w:val="0"/>
        <w:widowControl/>
        <w:suppressLineNumbers w:val="0"/>
        <w:shd w:val="clear" w:fill="FFFFFF"/>
        <w:spacing w:before="0" w:beforeAutospacing="0" w:after="0" w:afterAutospacing="0" w:line="590" w:lineRule="atLeast"/>
        <w:ind w:left="0" w:firstLine="640"/>
        <w:rPr>
          <w:rFonts w:hint="default" w:ascii="Helvetica" w:hAnsi="Helvetica" w:eastAsia="Helvetica" w:cs="Helvetica"/>
          <w:i w:val="0"/>
          <w:iCs w:val="0"/>
          <w:caps w:val="0"/>
          <w:color w:val="000000"/>
          <w:spacing w:val="0"/>
          <w:u w:val="none"/>
        </w:rPr>
      </w:pPr>
      <w:r>
        <w:rPr>
          <w:rFonts w:hint="default" w:ascii="黑体" w:hAnsi="宋体" w:eastAsia="黑体" w:cs="黑体"/>
          <w:i w:val="0"/>
          <w:iCs w:val="0"/>
          <w:caps w:val="0"/>
          <w:color w:val="000000"/>
          <w:spacing w:val="0"/>
          <w:sz w:val="32"/>
          <w:szCs w:val="32"/>
          <w:u w:val="none"/>
          <w:shd w:val="clear" w:fill="FFFFFF"/>
        </w:rPr>
        <w:t>三、采购预估金额</w:t>
      </w:r>
      <w:r>
        <w:rPr>
          <w:rFonts w:hint="default" w:ascii="仿宋_GB2312" w:hAnsi="Helvetica" w:eastAsia="仿宋_GB2312" w:cs="仿宋_GB2312"/>
          <w:i w:val="0"/>
          <w:iCs w:val="0"/>
          <w:caps w:val="0"/>
          <w:color w:val="000000"/>
          <w:spacing w:val="0"/>
          <w:sz w:val="32"/>
          <w:szCs w:val="32"/>
          <w:u w:val="none"/>
          <w:shd w:val="clear" w:fill="FFFFFF"/>
        </w:rPr>
        <w:t>:</w:t>
      </w:r>
    </w:p>
    <w:p w14:paraId="0625E454">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单年度采购预估金额</w:t>
      </w:r>
      <w:r>
        <w:rPr>
          <w:rFonts w:hint="default" w:ascii="仿宋_GB2312" w:hAnsi="Helvetica" w:eastAsia="仿宋_GB2312" w:cs="仿宋_GB2312"/>
          <w:i w:val="0"/>
          <w:iCs w:val="0"/>
          <w:caps w:val="0"/>
          <w:color w:val="000000"/>
          <w:spacing w:val="10"/>
          <w:sz w:val="32"/>
          <w:szCs w:val="32"/>
          <w:u w:val="none"/>
          <w:shd w:val="clear" w:fill="FFFFFF"/>
        </w:rPr>
        <w:t>：</w:t>
      </w:r>
      <w:r>
        <w:rPr>
          <w:rFonts w:hint="default" w:ascii="仿宋_GB2312" w:hAnsi="Helvetica" w:eastAsia="仿宋_GB2312" w:cs="仿宋_GB2312"/>
          <w:i w:val="0"/>
          <w:iCs w:val="0"/>
          <w:caps w:val="0"/>
          <w:color w:val="000000"/>
          <w:spacing w:val="0"/>
          <w:sz w:val="32"/>
          <w:szCs w:val="32"/>
          <w:u w:val="none"/>
          <w:shd w:val="clear" w:fill="FFFFFF"/>
        </w:rPr>
        <w:t>100</w:t>
      </w:r>
      <w:r>
        <w:rPr>
          <w:rFonts w:hint="default" w:ascii="仿宋_GB2312" w:hAnsi="Helvetica" w:eastAsia="仿宋_GB2312" w:cs="仿宋_GB2312"/>
          <w:i w:val="0"/>
          <w:iCs w:val="0"/>
          <w:caps w:val="0"/>
          <w:color w:val="000000"/>
          <w:spacing w:val="10"/>
          <w:sz w:val="32"/>
          <w:szCs w:val="32"/>
          <w:u w:val="none"/>
          <w:shd w:val="clear" w:fill="FFFFFF"/>
        </w:rPr>
        <w:t>万元。（合同执行开始12个月内的</w:t>
      </w:r>
      <w:r>
        <w:rPr>
          <w:rFonts w:hint="default" w:ascii="仿宋_GB2312" w:hAnsi="Helvetica" w:eastAsia="仿宋_GB2312" w:cs="仿宋_GB2312"/>
          <w:i w:val="0"/>
          <w:iCs w:val="0"/>
          <w:caps w:val="0"/>
          <w:color w:val="000000"/>
          <w:spacing w:val="0"/>
          <w:sz w:val="24"/>
          <w:szCs w:val="24"/>
          <w:u w:val="none"/>
          <w:shd w:val="clear" w:fill="FFFFFF"/>
        </w:rPr>
        <w:t>采购预估金额）</w:t>
      </w:r>
    </w:p>
    <w:p w14:paraId="6CB81080">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合同期</w:t>
      </w:r>
      <w:r>
        <w:rPr>
          <w:rFonts w:hint="default" w:ascii="仿宋_GB2312" w:hAnsi="Helvetica" w:eastAsia="仿宋_GB2312" w:cs="仿宋_GB2312"/>
          <w:i w:val="0"/>
          <w:iCs w:val="0"/>
          <w:caps w:val="0"/>
          <w:color w:val="000000"/>
          <w:spacing w:val="0"/>
          <w:sz w:val="24"/>
          <w:szCs w:val="24"/>
          <w:u w:val="none"/>
          <w:shd w:val="clear" w:fill="FFFFFF"/>
        </w:rPr>
        <w:t>采购预估金额</w:t>
      </w:r>
      <w:r>
        <w:rPr>
          <w:rFonts w:hint="default" w:ascii="仿宋_GB2312" w:hAnsi="Helvetica" w:eastAsia="仿宋_GB2312" w:cs="仿宋_GB2312"/>
          <w:i w:val="0"/>
          <w:iCs w:val="0"/>
          <w:caps w:val="0"/>
          <w:color w:val="000000"/>
          <w:spacing w:val="10"/>
          <w:sz w:val="32"/>
          <w:szCs w:val="32"/>
          <w:u w:val="none"/>
          <w:shd w:val="clear" w:fill="FFFFFF"/>
        </w:rPr>
        <w:t>：</w:t>
      </w:r>
      <w:r>
        <w:rPr>
          <w:rFonts w:hint="default" w:ascii="仿宋" w:hAnsi="仿宋" w:eastAsia="仿宋" w:cs="仿宋"/>
          <w:i w:val="0"/>
          <w:iCs w:val="0"/>
          <w:caps w:val="0"/>
          <w:color w:val="000000"/>
          <w:spacing w:val="10"/>
          <w:sz w:val="32"/>
          <w:szCs w:val="32"/>
          <w:u w:val="none"/>
          <w:shd w:val="clear" w:fill="FFFFFF"/>
        </w:rPr>
        <w:t>300</w:t>
      </w:r>
      <w:r>
        <w:rPr>
          <w:rFonts w:hint="default" w:ascii="仿宋_GB2312" w:hAnsi="Helvetica" w:eastAsia="仿宋_GB2312" w:cs="仿宋_GB2312"/>
          <w:i w:val="0"/>
          <w:iCs w:val="0"/>
          <w:caps w:val="0"/>
          <w:color w:val="000000"/>
          <w:spacing w:val="10"/>
          <w:sz w:val="32"/>
          <w:szCs w:val="32"/>
          <w:u w:val="none"/>
          <w:shd w:val="clear" w:fill="FFFFFF"/>
        </w:rPr>
        <w:t>万元。（从合同开始至合同终止期间的</w:t>
      </w:r>
      <w:r>
        <w:rPr>
          <w:rFonts w:hint="default" w:ascii="仿宋_GB2312" w:hAnsi="Helvetica" w:eastAsia="仿宋_GB2312" w:cs="仿宋_GB2312"/>
          <w:i w:val="0"/>
          <w:iCs w:val="0"/>
          <w:caps w:val="0"/>
          <w:color w:val="000000"/>
          <w:spacing w:val="0"/>
          <w:sz w:val="24"/>
          <w:szCs w:val="24"/>
          <w:u w:val="none"/>
          <w:shd w:val="clear" w:fill="FFFFFF"/>
        </w:rPr>
        <w:t>采购预估金额，按36个月预估）</w:t>
      </w:r>
    </w:p>
    <w:p w14:paraId="3F43DD9E">
      <w:pPr>
        <w:keepNext w:val="0"/>
        <w:keepLines w:val="0"/>
        <w:widowControl/>
        <w:suppressLineNumbers w:val="0"/>
        <w:shd w:val="clear" w:fill="FFFFFF"/>
        <w:spacing w:before="0" w:beforeAutospacing="1" w:after="0" w:afterAutospacing="1"/>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等线" w:hAnsi="等线" w:eastAsia="等线" w:cs="等线"/>
          <w:i w:val="0"/>
          <w:iCs w:val="0"/>
          <w:caps w:val="0"/>
          <w:color w:val="000000"/>
          <w:spacing w:val="0"/>
          <w:kern w:val="0"/>
          <w:sz w:val="24"/>
          <w:szCs w:val="24"/>
          <w:u w:val="none"/>
          <w:shd w:val="clear" w:fill="FFFFFF"/>
          <w:lang w:val="en-US" w:eastAsia="zh-CN" w:bidi="ar"/>
        </w:rPr>
        <w:t> </w:t>
      </w:r>
    </w:p>
    <w:p w14:paraId="60604A11">
      <w:pPr>
        <w:pStyle w:val="2"/>
        <w:keepNext w:val="0"/>
        <w:keepLines w:val="0"/>
        <w:widowControl/>
        <w:suppressLineNumbers w:val="0"/>
        <w:shd w:val="clear" w:fill="FFFFFF"/>
        <w:spacing w:before="0" w:beforeAutospacing="0" w:after="0" w:afterAutospacing="0" w:line="590" w:lineRule="atLeast"/>
        <w:ind w:left="630" w:firstLine="0"/>
        <w:rPr>
          <w:rFonts w:hint="default" w:ascii="Helvetica" w:hAnsi="Helvetica" w:eastAsia="Helvetica" w:cs="Helvetica"/>
          <w:i w:val="0"/>
          <w:iCs w:val="0"/>
          <w:caps w:val="0"/>
          <w:color w:val="000000"/>
          <w:spacing w:val="0"/>
          <w:u w:val="none"/>
        </w:rPr>
      </w:pPr>
      <w:r>
        <w:rPr>
          <w:rFonts w:hint="default" w:ascii="黑体" w:hAnsi="宋体" w:eastAsia="黑体" w:cs="黑体"/>
          <w:i w:val="0"/>
          <w:iCs w:val="0"/>
          <w:caps w:val="0"/>
          <w:color w:val="000000"/>
          <w:spacing w:val="0"/>
          <w:sz w:val="32"/>
          <w:szCs w:val="32"/>
          <w:u w:val="none"/>
          <w:shd w:val="clear" w:fill="FFFFFF"/>
        </w:rPr>
        <w:t>四、报价要求</w:t>
      </w:r>
    </w:p>
    <w:p w14:paraId="55F5D96A">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（一）报价要求</w:t>
      </w:r>
    </w:p>
    <w:p w14:paraId="78A312C4">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按照结算系数上限报价</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w:t>
      </w:r>
    </w:p>
    <w:p w14:paraId="0234F9AB">
      <w:pPr>
        <w:pStyle w:val="4"/>
        <w:keepNext w:val="0"/>
        <w:keepLines w:val="0"/>
        <w:widowControl/>
        <w:suppressLineNumbers w:val="0"/>
        <w:shd w:val="clear" w:fill="FFFFFF"/>
        <w:spacing w:before="0" w:beforeAutospacing="1" w:after="0" w:afterAutospacing="1" w:line="590" w:lineRule="atLeast"/>
        <w:ind w:left="0" w:right="0" w:firstLine="680"/>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sz w:val="32"/>
          <w:szCs w:val="32"/>
          <w:u w:val="none"/>
          <w:shd w:val="clear" w:fill="FFFFFF"/>
        </w:rPr>
        <w:t>（二）采购控制价</w:t>
      </w:r>
    </w:p>
    <w:p w14:paraId="26AE3781">
      <w:pPr>
        <w:pStyle w:val="4"/>
        <w:keepNext w:val="0"/>
        <w:keepLines w:val="0"/>
        <w:widowControl/>
        <w:suppressLineNumbers w:val="0"/>
        <w:shd w:val="clear" w:fill="FFFFFF"/>
        <w:spacing w:before="0" w:beforeAutospacing="1" w:after="0" w:afterAutospacing="1"/>
        <w:ind w:left="0" w:right="0" w:firstLine="640"/>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sz w:val="24"/>
          <w:szCs w:val="24"/>
          <w:u w:val="none"/>
          <w:shd w:val="clear" w:fill="FFFFFF"/>
        </w:rPr>
        <w:t>0.6%。</w:t>
      </w:r>
    </w:p>
    <w:p w14:paraId="11AF6E1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五、服务管理要求</w:t>
      </w:r>
    </w:p>
    <w:p w14:paraId="056509C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（一）服务要求</w:t>
      </w:r>
    </w:p>
    <w:p w14:paraId="27A3A6A3">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根据公司提供的客户资源，通过电话和企微方式联系跟进，与客户进行有效沟通，了解客户需求，引导客户成交。</w:t>
      </w:r>
    </w:p>
    <w:p w14:paraId="2640D456">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2.定期电话或企微回访，与客户保持沟通并建立良好的关系，指导客户操作及挖掘客户需求。</w:t>
      </w:r>
    </w:p>
    <w:p w14:paraId="4D75F2B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3.对所销售的产品与服务有深入的了解，并可完成甲方分配的任务。</w:t>
      </w:r>
    </w:p>
    <w:p w14:paraId="633D32A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4.熟悉销售流程、包括开场白、需求挖掘、产品介绍、异议处理、促交成单等环节。</w:t>
      </w:r>
    </w:p>
    <w:p w14:paraId="0D9E8BB5">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5.具备较好的普通话功底并善于沟通和聆听。</w:t>
      </w:r>
    </w:p>
    <w:p w14:paraId="1C805094">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6.善于运用各类销售话术和技巧以促成客户转化。</w:t>
      </w:r>
    </w:p>
    <w:p w14:paraId="45F0B1C9">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7.供应商需具有</w:t>
      </w: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财富类业务交付经验。</w:t>
      </w:r>
    </w:p>
    <w:p w14:paraId="0FBB7602">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8.交付地需有至少2个在服务的且服务时长≥2个月的营销类外呼项目。</w:t>
      </w:r>
    </w:p>
    <w:p w14:paraId="6D3B627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（二）服务标准要求与结算方法</w:t>
      </w:r>
    </w:p>
    <w:p w14:paraId="770B1E10">
      <w:pPr>
        <w:pStyle w:val="4"/>
        <w:keepNext w:val="0"/>
        <w:keepLines w:val="0"/>
        <w:widowControl/>
        <w:suppressLineNumbers w:val="0"/>
        <w:shd w:val="clear" w:fill="FFFFFF"/>
        <w:spacing w:before="0" w:beforeAutospacing="1" w:after="0" w:afterAutospacing="1"/>
        <w:ind w:left="0" w:right="0" w:firstLine="0"/>
        <w:rPr>
          <w:rFonts w:hint="default" w:ascii="Helvetica" w:hAnsi="Helvetica" w:eastAsia="Helvetica" w:cs="Helvetica"/>
          <w:i w:val="0"/>
          <w:iCs w:val="0"/>
          <w:caps w:val="0"/>
          <w:color w:val="000000"/>
          <w:spacing w:val="0"/>
          <w:sz w:val="24"/>
          <w:szCs w:val="24"/>
          <w:u w:val="none"/>
        </w:rPr>
      </w:pPr>
      <w:r>
        <w:rPr>
          <w:rFonts w:hint="default" w:ascii="等线" w:hAnsi="等线" w:eastAsia="等线" w:cs="等线"/>
          <w:i w:val="0"/>
          <w:iCs w:val="0"/>
          <w:caps w:val="0"/>
          <w:color w:val="000000"/>
          <w:spacing w:val="0"/>
          <w:sz w:val="24"/>
          <w:szCs w:val="24"/>
          <w:u w:val="none"/>
          <w:shd w:val="clear" w:fill="FFFFFF"/>
        </w:rPr>
        <w:t> </w:t>
      </w:r>
    </w:p>
    <w:p w14:paraId="24A2342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营销效果付费</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服务模式：</w:t>
      </w:r>
    </w:p>
    <w:p w14:paraId="5B3DC88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（1）此类结算模式适用于</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我行财富类存款、理财、基金、保险等业务。</w:t>
      </w:r>
    </w:p>
    <w:p w14:paraId="02F0CF0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(2)外包人员结算费用根据当月供应商业绩达成情况进行评估。</w:t>
      </w:r>
    </w:p>
    <w:p w14:paraId="33A14D5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(3)结算金额=</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有效用户的可结算月日均持仓规模*CPS系数</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-质量扣罚（质检和投诉）。其中服务标准注意事项如下：质检扣罚项与投诉扣罚标准以邮件为准。</w:t>
      </w:r>
    </w:p>
    <w:p w14:paraId="2759D7F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（4）以上服务费管理法则甲方有权根据业务运营需要进行规则调整，并将以邮件形式同步给乙方指定联系人邮箱。</w:t>
      </w:r>
    </w:p>
    <w:p w14:paraId="4108CD9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（三）安全与保密要求</w:t>
      </w:r>
    </w:p>
    <w:p w14:paraId="0119B9A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（1）供应商知悉本协议签订和合作过程中中信百信银行业务数据、系统信息、业务流程、培训及客户资料等均属商业机密，供应商人员需严格遵守中信百信银行运营要求。</w:t>
      </w:r>
    </w:p>
    <w:p w14:paraId="70F3013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（2）供应商确保供应商指派从事外包业务的坐席工作人员及与外包业务相关的项目管理人员均接受过保密培训，熟悉并掌握相关保密规定。供应商需和上述人员签订书面的保密协议。</w:t>
      </w:r>
    </w:p>
    <w:p w14:paraId="6F24925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为保证信息安全，中信百信银行可在业务外包场所制定职场管理规范，坐席人员及业务外包相关的项目管理人员应予以遵守，同时中信百信银行定期或不定期对数据安全管理情况开展的检查工作，供应商需予以配合并对检查出的问题进行整改。</w:t>
      </w:r>
    </w:p>
    <w:p w14:paraId="0E4F4C8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为保证信息安全，供应商应遵于业务外包场所严格的门禁管理和保安措施，未经中信百信银行同意任何无关，人员不得进入，中信百信银行有权定期或不定期要求调取供应商的监控录像和门禁记录、对职场进行现场或远程安全检查等，中信百信银行有权对安保提出合理的要求和建议，供应商应予以配合。</w:t>
      </w:r>
    </w:p>
    <w:p w14:paraId="0988922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本协议、本协议附件、本协议补无协议以及双方在合作过程中知悉的对方商业秘密(包括但不限于商业方案、保密信息或客户信息等)均属需保密内容，未经对方同意，各方不得将前述材料及信息向第三方，包括但不限于本方与该业务无关的人员披露。</w:t>
      </w:r>
    </w:p>
    <w:p w14:paraId="009C43A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（6）供应商积极配合中信百信银行不定期的审计和检查，中信中信百信银行享有对供应商所提供外包服务的审计和检查的权利。</w:t>
      </w:r>
    </w:p>
    <w:p w14:paraId="5FBEC6C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（7）供应商必须每月通报外包业务的有关事项。</w:t>
      </w:r>
    </w:p>
    <w:p w14:paraId="5013008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（8）供应商必须及时通报外包业务的突发性事件。</w:t>
      </w:r>
    </w:p>
    <w:p w14:paraId="5FF104C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（9）供应商必须配合中信百信银行接受银行业监督管理机构、国家司法机关等的监督或检查。</w:t>
      </w:r>
    </w:p>
    <w:p w14:paraId="0B7739D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（10）供应商必须保障客户信息的安全性，客户信息不安全或客户权利受到影响时，中信百信银行有权随时终止本协议。</w:t>
      </w:r>
    </w:p>
    <w:p w14:paraId="3E0E497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（11）不得以中信百信银行的名义开展活动。</w:t>
      </w:r>
    </w:p>
    <w:p w14:paraId="1D28FC4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 </w:t>
      </w:r>
    </w:p>
    <w:p w14:paraId="146D8FF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（三）其他要求</w:t>
      </w:r>
    </w:p>
    <w:p w14:paraId="2B0DC5B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1.双方将不断审核运营要求，在双方同意的基础上，可针对具体要求进行修改，并以邮件方式通知。</w:t>
      </w:r>
    </w:p>
    <w:p w14:paraId="7545834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供应商为实现本外包协议项下服务提供的人员，上述人员与供应商之间存在劳动或劳务等用工关系，上述人员与中信百信银行之间不存在任何劳动或劳务等用工关系。上述人员与供应商之间因用工关系(包括但不限于工资支付、休息休假、经济补偿、劳动福利)产生的纠纷由供应商自行处理并承担责任，与中信百信银行无关，中信百信银行因此受到损失包括但不限于业务，经济，舆情等风险与损失由供应商全额赔偿（含律师费等）。上述人员在工作时间、非工作时间、出差期间(无论由中信百信银行还是供应商指派)出现意外事故、疾病、工伤、非因工负伤等情况均与百信银行无关，由供应商负责处理并承担责任；中信百信银行因此受到损失或因协助处理该事项产生的一切费用，由供应商全额赔偿中信百信银行损失及费用（含律师费等）。</w:t>
      </w:r>
    </w:p>
    <w:p w14:paraId="15066B8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3.供应商应就本合同涉及的产品业务、服务标准中的相关内容对拟提供给中信百信银行的员工进行培训。</w:t>
      </w:r>
    </w:p>
    <w:p w14:paraId="71EEC44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4.供应商应履行本项目外包人员培训、选拔、考核、淘汰等职责，中信百信银行均有权随时进行监督或不定期抽检，并对供应商未按要求执行相关流程的，按照本附件违约责任部分处理。</w:t>
      </w:r>
    </w:p>
    <w:p w14:paraId="2D40CC41">
      <w:pPr>
        <w:keepNext w:val="0"/>
        <w:keepLines w:val="0"/>
        <w:widowControl/>
        <w:suppressLineNumbers w:val="0"/>
        <w:shd w:val="clear" w:fill="FFFFFF"/>
        <w:spacing w:before="0" w:beforeAutospacing="1" w:after="0" w:afterAutospacing="1" w:line="590" w:lineRule="atLeast"/>
        <w:ind w:left="0" w:right="0" w:firstLine="32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七、其他要求</w:t>
      </w:r>
    </w:p>
    <w:p w14:paraId="782B65D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（一）场地方面</w:t>
      </w:r>
    </w:p>
    <w:p w14:paraId="54BB885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1.电销系统须使用行方电销系统，严禁使用非行方要求的三方系统作业。</w:t>
      </w:r>
    </w:p>
    <w:p w14:paraId="53AD3A2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2.须能够提供持续、稳定的电力和网络，确保工作时间内不间断供电与网络，保持业务连续性。</w:t>
      </w:r>
    </w:p>
    <w:p w14:paraId="180EA74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3.离岸服务须提供足够的专属独立工位与独立办公区域并设立门禁。</w:t>
      </w:r>
    </w:p>
    <w:p w14:paraId="219967E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4.须配备必要的培训场所及培训所须设备。</w:t>
      </w:r>
    </w:p>
    <w:p w14:paraId="1BF7F74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5.须要配备员工休息室、会议室。</w:t>
      </w:r>
    </w:p>
    <w:p w14:paraId="5AEE6E1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6.须无纸化办公、职场内严禁携带纸笔、手机、摄影器材、MP3/MP4、U盘、便携式设备等物品；如极个别情况需要携带纸笔，需向甲方报备并获得批准后执行。</w:t>
      </w:r>
    </w:p>
    <w:p w14:paraId="244D976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7.须安装监控摄像系统，系统须实现全方位监控无盲点且实时查看或提供其他满足行方的可行方案。视频数字录像监控单元须自动存储进入全天所有摄像设备活动图像及监控录像相关资料至少保留三个月。</w:t>
      </w:r>
    </w:p>
    <w:p w14:paraId="222D7BD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8.根据业务规模、完成时间，在协商共识的基础上，确定每次项目的物理工位及一线坐席人员及配套运营人员。</w:t>
      </w:r>
    </w:p>
    <w:p w14:paraId="2E068507">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9.须具备完善的信息安全防控、系统部署、人员部署、运营管理方案，如呼叫中心体系认证。</w:t>
      </w:r>
    </w:p>
    <w:p w14:paraId="233BF6B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10.供应商不得再次转包或委托其他人进行代理；</w:t>
      </w:r>
    </w:p>
    <w:p w14:paraId="31A8626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11.中信百信银行指派的管理人员入驻外包办公场所实施外包项目现场监督管理，供应商须提供一切必要的支持与配合；</w:t>
      </w:r>
    </w:p>
    <w:p w14:paraId="68B293F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（二）提供服务的主体资质方面</w:t>
      </w:r>
    </w:p>
    <w:p w14:paraId="360F7DD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1.年龄原则上20-35岁，具有同业一年以上经验的可适度放宽至40岁。</w:t>
      </w:r>
    </w:p>
    <w:p w14:paraId="321C4BE0">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2.学历要求需符合合同内规定。</w:t>
      </w:r>
    </w:p>
    <w:p w14:paraId="5C8A1D2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3.具有一定的营销能力。</w:t>
      </w:r>
    </w:p>
    <w:p w14:paraId="39C1536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4.具备一定的办公软件应用知识，打字速度在30字-60字/分钟。</w:t>
      </w:r>
    </w:p>
    <w:p w14:paraId="0174C3D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5.普通话标准、口齿清晰，持有普通话二级乙等证书的优先。</w:t>
      </w:r>
    </w:p>
    <w:p w14:paraId="0170BA1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6.为人诚信，工作积极主动、细致、热情，具有强烈的责任感、客户服务意识、高度的敬业精神和团体协作精神；</w:t>
      </w:r>
    </w:p>
    <w:p w14:paraId="7067186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7.遵守国家法律法规和金融工作纪律，具有良好的职业操守，诚实守信，无不良记录、无犯罪记录</w:t>
      </w:r>
    </w:p>
    <w:p w14:paraId="50766CE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8.供应商对本合同项下外包人员的培训、选拔、考核、淘汰标准须符合本合同项下业务要求。</w:t>
      </w:r>
    </w:p>
    <w:p w14:paraId="358DA85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9.供应商应确保参与本项目的外包人员身体健康，入场前均不存在各类传染性疾病。</w:t>
      </w:r>
    </w:p>
    <w:p w14:paraId="7EBAB6B3">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10.所有涉及的运营人员签署有效保密协议，其保密协议中应具有泄密责任追究条款。</w:t>
      </w:r>
    </w:p>
    <w:p w14:paraId="2BD9CAF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11.离场人员亦需须严格遵守中信百信银行制定的相关管理制度（包含现场管理办法、信息安全、数据安全、员工行为规范、保密管理、应急预案处理等相关制度和规定）。</w:t>
      </w:r>
    </w:p>
    <w:p w14:paraId="66E6F42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（三）业务管理方面</w:t>
      </w:r>
    </w:p>
    <w:p w14:paraId="780D0E5C">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1.每月业绩目标、考核项、需求人力，我方会以邮件形式通知。</w:t>
      </w:r>
    </w:p>
    <w:p w14:paraId="2DB11FC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2.业务开展之前须将人员名单上报中信百信银行，行方同意并完成入场流程后方可开展业务。同时每月第3个工作日将上月人员花名册报备至中信百信银行。花名册须包括但不限于坐席姓名、年龄、作业任务、服务周期、服务状态（新增、保持、剔除、转项目、转模式），全日制最高学历、同业经验等信息；</w:t>
      </w:r>
    </w:p>
    <w:p w14:paraId="36D1563A">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3.服务商提供的服务人员务必为切实为我行服务的人员并提供实际作业效果，禁止一切弄虚作假的行为，一经发现我方将对其当月提供的服务不予结算，或对已结算费用进行追回。并视情况按照合同追究责任。</w:t>
      </w:r>
    </w:p>
    <w:p w14:paraId="5798953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4.中信百信银行认为供应商人员提供服务无法满足本合同项下业务或服务需求，可随时要求供应商更换，人员替换周期原则上不超过个5工作日，替换后人员应当能够胜任本项目，并在行方同意后方可开展业务。</w:t>
      </w:r>
    </w:p>
    <w:p w14:paraId="2C8473AE">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5.中信百信银行每月对作业同一类任务的供应商进行排名，若某家供应商连续两个月核心指标优于对手10%以上，次月订单分配比例向优胜方倾斜，调整双方分配比例，确保在双供应商格局下，通过高频动态调整实现优胜劣汰与业务规模的最大化</w:t>
      </w:r>
    </w:p>
    <w:p w14:paraId="57DADB0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6.项目运营须配备项目经理，以及全职坐席、班长，培训、质检人员可与其他项目共用，为确保业务及服务连续性，供应商不得随意撤换或调动项目人员。如确需变更项目人员，应及时与中信百信银行协商并确定方案后执行。</w:t>
      </w:r>
    </w:p>
    <w:p w14:paraId="63CD0C3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7.为确保本合同项下业务或服务质量，供应商应对其员工开展业务培训，培训内容涉及本合同项下业务或服务的应经百信银行审核后使用。</w:t>
      </w:r>
    </w:p>
    <w:p w14:paraId="7665D556">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9.日常投诉、风险要点须每周报备至中信百信银行，若涉及紧急、涉媒、涉银监投诉、风险点须一小时内将情况通知百信银行对接人员，并在事后通过邮件报备中信百信银行突发事件处理及整改方案；严禁出现引导客户报警、拨打客服热线等推诿情况以造成问题升级。</w:t>
      </w:r>
    </w:p>
    <w:p w14:paraId="0F0EFBB9">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10.须每日、每周提供运营报表，每月提供一次工作报告，报告内容应报告但不限于业绩分析、下阶段工作计划、问题解决方案及其他汇报事项。月度报告需前往中信百信银行指定地址，当面进行汇报。</w:t>
      </w:r>
    </w:p>
    <w:p w14:paraId="5820A0F6">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（四）资质要求</w:t>
      </w:r>
    </w:p>
    <w:tbl>
      <w:tblPr>
        <w:tblStyle w:val="5"/>
        <w:tblW w:w="13833" w:type="dxa"/>
        <w:jc w:val="center"/>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2547"/>
        <w:gridCol w:w="11286"/>
      </w:tblGrid>
      <w:tr w14:paraId="5AC796E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PrEx>
        <w:trPr>
          <w:trHeight w:val="23" w:hRule="atLeast"/>
          <w:jc w:val="center"/>
        </w:trPr>
        <w:tc>
          <w:tcPr>
            <w:tcW w:w="1113"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08415AB">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人员类别</w:t>
            </w:r>
          </w:p>
        </w:tc>
        <w:tc>
          <w:tcPr>
            <w:tcW w:w="4931"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C02A67B">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基本资质要求</w:t>
            </w:r>
          </w:p>
        </w:tc>
      </w:tr>
      <w:tr w14:paraId="02C62756">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FFFFFF"/>
        </w:tblPrEx>
        <w:trPr>
          <w:trHeight w:val="23" w:hRule="atLeast"/>
          <w:jc w:val="center"/>
        </w:trPr>
        <w:tc>
          <w:tcPr>
            <w:tcW w:w="1113"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E1EB80D">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电销岗</w:t>
            </w:r>
          </w:p>
        </w:tc>
        <w:tc>
          <w:tcPr>
            <w:tcW w:w="493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28B3578">
            <w:pPr>
              <w:keepNext w:val="0"/>
              <w:keepLines w:val="0"/>
              <w:widowControl/>
              <w:suppressLineNumbers w:val="0"/>
              <w:spacing w:before="0" w:beforeAutospacing="1" w:after="0" w:afterAutospacing="1"/>
              <w:ind w:left="0" w:right="0"/>
              <w:jc w:val="center"/>
            </w:pPr>
            <w:r>
              <w:rPr>
                <w:rFonts w:hint="default" w:ascii="等线" w:hAnsi="等线" w:eastAsia="等线" w:cs="等线"/>
                <w:caps w:val="0"/>
                <w:spacing w:val="0"/>
                <w:kern w:val="0"/>
                <w:sz w:val="21"/>
                <w:szCs w:val="21"/>
                <w:u w:val="none"/>
                <w:lang w:val="en-US" w:eastAsia="zh-CN" w:bidi="ar"/>
              </w:rPr>
              <w:t>无学历要求，至少</w:t>
            </w:r>
            <w:r>
              <w:rPr>
                <w:rFonts w:hint="eastAsia" w:ascii="宋体" w:hAnsi="宋体" w:eastAsia="宋体" w:cs="宋体"/>
                <w:caps w:val="0"/>
                <w:spacing w:val="0"/>
                <w:kern w:val="0"/>
                <w:sz w:val="21"/>
                <w:szCs w:val="21"/>
                <w:u w:val="none"/>
                <w:lang w:val="en-US" w:eastAsia="zh-CN" w:bidi="ar"/>
              </w:rPr>
              <w:t>1</w:t>
            </w:r>
            <w:r>
              <w:rPr>
                <w:rFonts w:hint="default" w:ascii="等线" w:hAnsi="等线" w:eastAsia="等线" w:cs="等线"/>
                <w:caps w:val="0"/>
                <w:spacing w:val="0"/>
                <w:kern w:val="0"/>
                <w:sz w:val="21"/>
                <w:szCs w:val="21"/>
                <w:u w:val="none"/>
                <w:lang w:val="en-US" w:eastAsia="zh-CN" w:bidi="ar"/>
              </w:rPr>
              <w:t>年电销经验</w:t>
            </w:r>
          </w:p>
        </w:tc>
      </w:tr>
    </w:tbl>
    <w:p w14:paraId="64A1D791">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0"/>
          <w:kern w:val="0"/>
          <w:sz w:val="24"/>
          <w:szCs w:val="24"/>
          <w:u w:val="none"/>
          <w:shd w:val="clear" w:fill="FFFFFF"/>
          <w:lang w:val="en-US" w:eastAsia="zh-CN" w:bidi="ar"/>
        </w:rPr>
        <w:t> </w:t>
      </w:r>
    </w:p>
    <w:p w14:paraId="59F65007">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0"/>
          <w:kern w:val="0"/>
          <w:sz w:val="24"/>
          <w:szCs w:val="24"/>
          <w:u w:val="none"/>
          <w:shd w:val="clear" w:fill="FFFFFF"/>
          <w:lang w:val="en-US" w:eastAsia="zh-CN" w:bidi="ar"/>
        </w:rPr>
        <w:t> </w:t>
      </w:r>
    </w:p>
    <w:p w14:paraId="1164875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0"/>
          <w:kern w:val="0"/>
          <w:sz w:val="24"/>
          <w:szCs w:val="24"/>
          <w:u w:val="none"/>
          <w:shd w:val="clear" w:fill="FFFFFF"/>
          <w:lang w:val="en-US" w:eastAsia="zh-CN" w:bidi="ar"/>
        </w:rPr>
        <w:t>以上报价包含税金、五险一金及供应商管理费等全部费用。相关资质要求以中信百信银行相关具体制度为准。</w:t>
      </w:r>
    </w:p>
    <w:p w14:paraId="6E3DC41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八、供应商分配及订单下单原则</w:t>
      </w:r>
    </w:p>
    <w:p w14:paraId="4CAD4758">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鉴于财富业务首次引入CPS结算模式且中标供应商数量为2家，本次下单遵循“双轨并行、赛马对赌、平稳起步”的原则。在并行初期（首月），实行“基准均分、小步快跑”策略，将CPS总流量按50%:50%的比例平均分配，设定较低的流量上限以测试两家供应商在理财、基金、保险等不同细分品类的转化承接能力；进入稳定期后，启动“动态赛马”机制，以月度为周期监控“有效户转化率”与“户均资产（AUM）贡献值”，若某家供应商连续两个月核心指标优于对手10%以上，次月订单分配比例向优胜方倾斜，调整双方分配比例，确保在双供应商格局下，通过高频动态调整实现优胜劣汰与业务规模的最大化。</w:t>
      </w:r>
    </w:p>
    <w:p w14:paraId="2D319CD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九、支付节点</w:t>
      </w:r>
    </w:p>
    <w:p w14:paraId="511C8575">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10"/>
          <w:kern w:val="0"/>
          <w:sz w:val="32"/>
          <w:szCs w:val="32"/>
          <w:u w:val="none"/>
          <w:shd w:val="clear" w:fill="FFFFFF"/>
          <w:lang w:val="en-US" w:eastAsia="zh-CN" w:bidi="ar"/>
        </w:rPr>
        <w:t>每月根据实际人员订单完成情况进行考核，每季度结算。</w:t>
      </w:r>
    </w:p>
    <w:p w14:paraId="282A287F">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 </w:t>
      </w:r>
    </w:p>
    <w:p w14:paraId="1CC60C08">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八、</w:t>
      </w:r>
    </w:p>
    <w:p w14:paraId="3AC4AF2F">
      <w:pPr>
        <w:keepNext w:val="0"/>
        <w:keepLines w:val="0"/>
        <w:widowControl/>
        <w:suppressLineNumbers w:val="0"/>
        <w:shd w:val="clear" w:fill="FFFFFF"/>
        <w:spacing w:before="0" w:beforeAutospacing="1" w:after="0" w:afterAutospacing="1" w:line="590" w:lineRule="atLeast"/>
        <w:ind w:left="0" w:right="0" w:firstLine="0"/>
        <w:jc w:val="left"/>
        <w:rPr>
          <w:rFonts w:hint="default" w:ascii="Helvetica" w:hAnsi="Helvetica" w:eastAsia="Helvetica" w:cs="Helvetica"/>
          <w:i w:val="0"/>
          <w:iCs w:val="0"/>
          <w:caps w:val="0"/>
          <w:color w:val="000000"/>
          <w:spacing w:val="0"/>
          <w:sz w:val="24"/>
          <w:szCs w:val="24"/>
          <w:u w:val="none"/>
        </w:rPr>
      </w:pPr>
      <w:r>
        <w:rPr>
          <w:rFonts w:hint="default" w:ascii="黑体" w:hAnsi="宋体" w:eastAsia="黑体" w:cs="黑体"/>
          <w:i w:val="0"/>
          <w:iCs w:val="0"/>
          <w:caps w:val="0"/>
          <w:color w:val="000000"/>
          <w:spacing w:val="0"/>
          <w:kern w:val="0"/>
          <w:sz w:val="32"/>
          <w:szCs w:val="32"/>
          <w:u w:val="none"/>
          <w:shd w:val="clear" w:fill="FFFFFF"/>
          <w:lang w:val="en-US" w:eastAsia="zh-CN" w:bidi="ar"/>
        </w:rPr>
        <w:t>附件2</w:t>
      </w:r>
    </w:p>
    <w:p w14:paraId="6FE05807">
      <w:pPr>
        <w:keepNext w:val="0"/>
        <w:keepLines w:val="0"/>
        <w:widowControl/>
        <w:suppressLineNumbers w:val="0"/>
        <w:shd w:val="clear" w:fill="FFFFFF"/>
        <w:spacing w:before="0" w:beforeAutospacing="1" w:after="0" w:afterAutospacing="1" w:line="590" w:lineRule="atLeast"/>
        <w:ind w:left="0" w:right="0" w:firstLine="0"/>
        <w:jc w:val="center"/>
        <w:rPr>
          <w:rFonts w:hint="default" w:ascii="Helvetica" w:hAnsi="Helvetica" w:eastAsia="Helvetica" w:cs="Helvetica"/>
          <w:i w:val="0"/>
          <w:iCs w:val="0"/>
          <w:caps w:val="0"/>
          <w:color w:val="000000"/>
          <w:spacing w:val="0"/>
          <w:sz w:val="24"/>
          <w:szCs w:val="24"/>
          <w:u w:val="none"/>
        </w:rPr>
      </w:pPr>
      <w:r>
        <w:rPr>
          <w:rFonts w:hint="default" w:ascii="方正小标宋简体" w:hAnsi="方正小标宋简体" w:eastAsia="方正小标宋简体" w:cs="方正小标宋简体"/>
          <w:i w:val="0"/>
          <w:iCs w:val="0"/>
          <w:caps w:val="0"/>
          <w:color w:val="000000"/>
          <w:spacing w:val="0"/>
          <w:kern w:val="0"/>
          <w:sz w:val="44"/>
          <w:szCs w:val="44"/>
          <w:u w:val="none"/>
          <w:shd w:val="clear" w:fill="FFFFFF"/>
          <w:lang w:val="en-US" w:eastAsia="zh-CN" w:bidi="ar"/>
        </w:rPr>
        <w:t>评标分值表</w:t>
      </w:r>
    </w:p>
    <w:tbl>
      <w:tblPr>
        <w:tblStyle w:val="5"/>
        <w:tblW w:w="7701" w:type="dxa"/>
        <w:jc w:val="center"/>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069"/>
        <w:gridCol w:w="1154"/>
        <w:gridCol w:w="3678"/>
        <w:gridCol w:w="651"/>
        <w:gridCol w:w="1149"/>
      </w:tblGrid>
      <w:tr w14:paraId="3D61319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12" w:hRule="atLeast"/>
          <w:jc w:val="center"/>
        </w:trPr>
        <w:tc>
          <w:tcPr>
            <w:tcW w:w="1069"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FF5E294">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评分大类</w:t>
            </w:r>
          </w:p>
        </w:tc>
        <w:tc>
          <w:tcPr>
            <w:tcW w:w="1154"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95C872D">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细项及</w:t>
            </w:r>
          </w:p>
          <w:p w14:paraId="31F615B3">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分值</w:t>
            </w:r>
          </w:p>
        </w:tc>
        <w:tc>
          <w:tcPr>
            <w:tcW w:w="3678"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00CE27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评分说明</w:t>
            </w:r>
          </w:p>
        </w:tc>
        <w:tc>
          <w:tcPr>
            <w:tcW w:w="651"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A3483F9">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评审维度</w:t>
            </w:r>
          </w:p>
        </w:tc>
        <w:tc>
          <w:tcPr>
            <w:tcW w:w="1149"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A27648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备注</w:t>
            </w:r>
          </w:p>
        </w:tc>
      </w:tr>
      <w:tr w14:paraId="588C7A4F">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58" w:hRule="atLeast"/>
          <w:jc w:val="center"/>
        </w:trPr>
        <w:tc>
          <w:tcPr>
            <w:tcW w:w="106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680641C">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企业实力（35分）</w:t>
            </w: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00CFFA2">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企业案例（27分）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C06A2D2">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投标人</w:t>
            </w:r>
            <w:r>
              <w:rPr>
                <w:rFonts w:hint="default" w:ascii="仿宋_GB2312" w:eastAsia="仿宋_GB2312" w:cs="仿宋_GB2312" w:hAnsiTheme="minorHAnsi"/>
                <w:color w:val="FF0000"/>
                <w:kern w:val="0"/>
                <w:sz w:val="21"/>
                <w:szCs w:val="21"/>
                <w:lang w:val="en-US" w:eastAsia="zh-CN" w:bidi="ar"/>
              </w:rPr>
              <w:t>2025</w:t>
            </w:r>
            <w:r>
              <w:rPr>
                <w:rFonts w:hint="default" w:ascii="仿宋_GB2312" w:eastAsia="仿宋_GB2312" w:cs="仿宋_GB2312" w:hAnsiTheme="minorHAnsi"/>
                <w:color w:val="000000"/>
                <w:kern w:val="0"/>
                <w:sz w:val="21"/>
                <w:szCs w:val="21"/>
                <w:lang w:val="en-US" w:eastAsia="zh-CN" w:bidi="ar"/>
              </w:rPr>
              <w:t>年至今为入围银行机构类似业务的供应商库.每一项2分，本项目最高10分。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AE828C7">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63A3E5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 </w:t>
            </w:r>
          </w:p>
        </w:tc>
      </w:tr>
      <w:tr w14:paraId="4F8CAC2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58"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B949880">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236920E">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72743A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投标人</w:t>
            </w:r>
            <w:r>
              <w:rPr>
                <w:rFonts w:hint="default" w:ascii="仿宋_GB2312" w:eastAsia="仿宋_GB2312" w:cs="仿宋_GB2312" w:hAnsiTheme="minorHAnsi"/>
                <w:color w:val="FF0000"/>
                <w:kern w:val="0"/>
                <w:sz w:val="21"/>
                <w:szCs w:val="21"/>
                <w:lang w:val="en-US" w:eastAsia="zh-CN" w:bidi="ar"/>
              </w:rPr>
              <w:t>2025</w:t>
            </w:r>
            <w:r>
              <w:rPr>
                <w:rFonts w:hint="default" w:ascii="仿宋_GB2312" w:eastAsia="仿宋_GB2312" w:cs="仿宋_GB2312" w:hAnsiTheme="minorHAnsi"/>
                <w:color w:val="000000"/>
                <w:kern w:val="0"/>
                <w:sz w:val="21"/>
                <w:szCs w:val="21"/>
                <w:lang w:val="en-US" w:eastAsia="zh-CN" w:bidi="ar"/>
              </w:rPr>
              <w:t>年至今为入围非银行金融机构类似业务供应商库：每一项2分，本项目最高得8分。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C1232D5">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A67E710">
            <w:pPr>
              <w:rPr>
                <w:rFonts w:hint="eastAsia" w:ascii="宋体"/>
                <w:sz w:val="24"/>
                <w:szCs w:val="24"/>
              </w:rPr>
            </w:pPr>
          </w:p>
        </w:tc>
      </w:tr>
      <w:tr w14:paraId="66AACC7A">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661AC5E">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7008FF4">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B4FD08D">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投标人</w:t>
            </w:r>
            <w:r>
              <w:rPr>
                <w:rFonts w:hint="default" w:ascii="仿宋_GB2312" w:eastAsia="仿宋_GB2312" w:cs="仿宋_GB2312" w:hAnsiTheme="minorHAnsi"/>
                <w:color w:val="FF0000"/>
                <w:kern w:val="0"/>
                <w:sz w:val="21"/>
                <w:szCs w:val="21"/>
                <w:lang w:val="en-US" w:eastAsia="zh-CN" w:bidi="ar"/>
              </w:rPr>
              <w:t>2025</w:t>
            </w:r>
            <w:r>
              <w:rPr>
                <w:rFonts w:hint="default" w:ascii="仿宋_GB2312" w:eastAsia="仿宋_GB2312" w:cs="仿宋_GB2312" w:hAnsiTheme="minorHAnsi"/>
                <w:color w:val="000000"/>
                <w:kern w:val="0"/>
                <w:sz w:val="21"/>
                <w:szCs w:val="21"/>
                <w:lang w:val="en-US" w:eastAsia="zh-CN" w:bidi="ar"/>
              </w:rPr>
              <w:t>年至今为客户提供</w:t>
            </w:r>
            <w:r>
              <w:rPr>
                <w:rFonts w:hint="default" w:ascii="仿宋_GB2312" w:eastAsia="仿宋_GB2312" w:cs="仿宋_GB2312" w:hAnsiTheme="minorHAnsi"/>
                <w:color w:val="FF0000"/>
                <w:kern w:val="0"/>
                <w:sz w:val="21"/>
                <w:szCs w:val="21"/>
                <w:lang w:val="en-US" w:eastAsia="zh-CN" w:bidi="ar"/>
              </w:rPr>
              <w:t>20</w:t>
            </w:r>
            <w:r>
              <w:rPr>
                <w:rFonts w:hint="default" w:ascii="仿宋_GB2312" w:eastAsia="仿宋_GB2312" w:cs="仿宋_GB2312" w:hAnsiTheme="minorHAnsi"/>
                <w:color w:val="000000"/>
                <w:kern w:val="0"/>
                <w:sz w:val="21"/>
                <w:szCs w:val="21"/>
                <w:lang w:val="en-US" w:eastAsia="zh-CN" w:bidi="ar"/>
              </w:rPr>
              <w:t>人（含）以上营销服务案例，</w:t>
            </w:r>
          </w:p>
          <w:p w14:paraId="38790ED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1-2项得1分；</w:t>
            </w:r>
          </w:p>
          <w:p w14:paraId="38DE21D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3-4项得4分；</w:t>
            </w:r>
          </w:p>
          <w:p w14:paraId="5C2A52A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5-6项得7分；</w:t>
            </w:r>
          </w:p>
          <w:p w14:paraId="711817C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7项及以上得9分。</w:t>
            </w:r>
          </w:p>
          <w:p w14:paraId="76B99A6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本项目最高得9分。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3938E1A">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213482F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 </w:t>
            </w:r>
          </w:p>
        </w:tc>
      </w:tr>
      <w:tr w14:paraId="0FF6B9E7">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2673DD2">
            <w:pPr>
              <w:rPr>
                <w:rFonts w:hint="eastAsia" w:ascii="宋体"/>
                <w:sz w:val="24"/>
                <w:szCs w:val="24"/>
              </w:rPr>
            </w:pPr>
          </w:p>
        </w:tc>
        <w:tc>
          <w:tcPr>
            <w:tcW w:w="1154"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471EAF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企业资质</w:t>
            </w:r>
          </w:p>
          <w:p w14:paraId="32494E9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（8分）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6931FD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具有有效的具有有效的ISO9000系列认证、ISO14001系列认证、ISO20000系列认证、ISO27001系列认证等认证证书;上述资质每有1项得2分，最高得8分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B44ADBC">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color w:val="000000"/>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CEB79CD">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 </w:t>
            </w:r>
          </w:p>
        </w:tc>
      </w:tr>
      <w:tr w14:paraId="3F1F4824">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569" w:hRule="atLeast"/>
          <w:jc w:val="center"/>
        </w:trPr>
        <w:tc>
          <w:tcPr>
            <w:tcW w:w="1069"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2DB3F9E">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服</w:t>
            </w:r>
          </w:p>
          <w:p w14:paraId="50CCE44E">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务方案</w:t>
            </w:r>
          </w:p>
          <w:p w14:paraId="6A145715">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b/>
                <w:bCs/>
                <w:kern w:val="0"/>
                <w:sz w:val="21"/>
                <w:szCs w:val="21"/>
                <w:lang w:val="en-US" w:eastAsia="zh-CN" w:bidi="ar"/>
              </w:rPr>
              <w:t>（30分）</w:t>
            </w:r>
          </w:p>
          <w:p w14:paraId="53D49B2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 </w:t>
            </w: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E868C25">
            <w:pPr>
              <w:keepNext w:val="0"/>
              <w:keepLines w:val="0"/>
              <w:widowControl/>
              <w:suppressLineNumbers w:val="0"/>
              <w:spacing w:before="0" w:beforeAutospacing="1" w:after="0" w:afterAutospacing="1" w:line="300" w:lineRule="atLeast"/>
              <w:ind w:left="0" w:right="0"/>
              <w:jc w:val="center"/>
            </w:pPr>
            <w:r>
              <w:rPr>
                <w:rFonts w:hint="default" w:ascii="仿宋_GB2312" w:eastAsia="仿宋_GB2312" w:cs="仿宋_GB2312" w:hAnsiTheme="minorHAnsi"/>
                <w:b/>
                <w:bCs/>
                <w:color w:val="000000"/>
                <w:kern w:val="0"/>
                <w:sz w:val="21"/>
                <w:szCs w:val="21"/>
                <w:lang w:val="en-US" w:eastAsia="zh-CN" w:bidi="ar"/>
              </w:rPr>
              <w:t>客户信息安全保护方案</w:t>
            </w:r>
          </w:p>
          <w:p w14:paraId="7BE7C654">
            <w:pPr>
              <w:keepNext w:val="0"/>
              <w:keepLines w:val="0"/>
              <w:widowControl/>
              <w:suppressLineNumbers w:val="0"/>
              <w:spacing w:before="0" w:beforeAutospacing="1" w:after="0" w:afterAutospacing="1" w:line="300" w:lineRule="atLeast"/>
              <w:ind w:left="0" w:right="0"/>
              <w:jc w:val="center"/>
            </w:pPr>
            <w:r>
              <w:rPr>
                <w:rFonts w:hint="default" w:ascii="仿宋_GB2312" w:eastAsia="仿宋_GB2312" w:cs="仿宋_GB2312" w:hAnsiTheme="minorHAnsi"/>
                <w:b/>
                <w:bCs/>
                <w:color w:val="000000"/>
                <w:kern w:val="0"/>
                <w:sz w:val="21"/>
                <w:szCs w:val="21"/>
                <w:lang w:val="en-US" w:eastAsia="zh-CN" w:bidi="ar"/>
              </w:rPr>
              <w:t>（5分）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E8E45F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3943F6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8199EE2">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74412AA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56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3D5024E">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E3F8D11">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3DAACD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52BCACE">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10C1D3F">
            <w:pPr>
              <w:rPr>
                <w:rFonts w:hint="eastAsia" w:ascii="宋体"/>
                <w:sz w:val="24"/>
                <w:szCs w:val="24"/>
              </w:rPr>
            </w:pPr>
          </w:p>
        </w:tc>
      </w:tr>
      <w:tr w14:paraId="294198F6">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56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0C7D0C3">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DEE8A62">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CCCE72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88A22F6">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0F42DCD5">
            <w:pPr>
              <w:rPr>
                <w:rFonts w:hint="eastAsia" w:ascii="宋体"/>
                <w:sz w:val="24"/>
                <w:szCs w:val="24"/>
              </w:rPr>
            </w:pPr>
          </w:p>
        </w:tc>
      </w:tr>
      <w:tr w14:paraId="6B50CA67">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56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862EDDF">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1A0759F">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坐席服务质量管理方案</w:t>
            </w:r>
          </w:p>
          <w:p w14:paraId="54F0FDE1">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（10分）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1A4188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服务方案可行，满足招标人需求得7-10分。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1E0C9F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54701B58">
            <w:pPr>
              <w:rPr>
                <w:rFonts w:hint="eastAsia" w:ascii="宋体"/>
                <w:sz w:val="24"/>
                <w:szCs w:val="24"/>
              </w:rPr>
            </w:pPr>
          </w:p>
        </w:tc>
      </w:tr>
      <w:tr w14:paraId="344CD62D">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364"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9101126">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ECFB6A2">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3245C60">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服务方案较可行，基本满足招标人需求得3-6分。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494B420">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10F2E36">
            <w:pPr>
              <w:rPr>
                <w:rFonts w:hint="eastAsia" w:ascii="宋体"/>
                <w:sz w:val="24"/>
                <w:szCs w:val="24"/>
              </w:rPr>
            </w:pPr>
          </w:p>
        </w:tc>
      </w:tr>
      <w:tr w14:paraId="5AE6499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338"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4FC0A4F">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87382C9">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609591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服务方案一般，对招标人需求针对性需要加强，得0-2分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127DDFF">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0A2F7E8">
            <w:pPr>
              <w:rPr>
                <w:rFonts w:hint="eastAsia" w:ascii="宋体"/>
                <w:sz w:val="24"/>
                <w:szCs w:val="24"/>
              </w:rPr>
            </w:pPr>
          </w:p>
        </w:tc>
      </w:tr>
      <w:tr w14:paraId="4A0B657D">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33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AA92B2">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E960974">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企业内控体系</w:t>
            </w:r>
          </w:p>
          <w:p w14:paraId="4B422A8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kern w:val="0"/>
                <w:sz w:val="21"/>
                <w:szCs w:val="21"/>
                <w:lang w:val="en-US" w:eastAsia="zh-CN" w:bidi="ar"/>
              </w:rPr>
              <w:t>（5分）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6002C6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1E533E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03FE29AD">
            <w:pPr>
              <w:rPr>
                <w:rFonts w:hint="eastAsia" w:ascii="宋体"/>
                <w:sz w:val="24"/>
                <w:szCs w:val="24"/>
              </w:rPr>
            </w:pPr>
          </w:p>
        </w:tc>
      </w:tr>
      <w:tr w14:paraId="0E37FAFF">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491"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3A4CF4E">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3DC9734">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35BF52F">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6FF6D9C">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62ADC93">
            <w:pPr>
              <w:rPr>
                <w:rFonts w:hint="eastAsia" w:ascii="宋体"/>
                <w:sz w:val="24"/>
                <w:szCs w:val="24"/>
              </w:rPr>
            </w:pPr>
          </w:p>
        </w:tc>
      </w:tr>
      <w:tr w14:paraId="4E5B767D">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31873B4">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294FCD0">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F1297E6">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9F7136E">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38BB6B67">
            <w:pPr>
              <w:rPr>
                <w:rFonts w:hint="eastAsia" w:ascii="宋体"/>
                <w:sz w:val="24"/>
                <w:szCs w:val="24"/>
              </w:rPr>
            </w:pPr>
          </w:p>
        </w:tc>
      </w:tr>
      <w:tr w14:paraId="6641C115">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E84EAFE">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F4817D8">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项目实施质量保证措施</w:t>
            </w:r>
          </w:p>
          <w:p w14:paraId="17334CE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b/>
                <w:bCs/>
                <w:color w:val="000000"/>
                <w:kern w:val="0"/>
                <w:sz w:val="21"/>
                <w:szCs w:val="21"/>
                <w:lang w:val="en-US" w:eastAsia="zh-CN" w:bidi="ar"/>
              </w:rPr>
              <w:t>（5分）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0EC9D53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29FD8D9">
            <w:pPr>
              <w:keepNext w:val="0"/>
              <w:keepLines w:val="0"/>
              <w:widowControl/>
              <w:suppressLineNumbers w:val="0"/>
              <w:spacing w:before="0" w:beforeAutospacing="1" w:after="0" w:afterAutospacing="1"/>
              <w:ind w:left="0" w:right="0"/>
              <w:jc w:val="both"/>
            </w:pPr>
            <w:r>
              <w:rPr>
                <w:rFonts w:hint="default" w:ascii="仿宋_GB2312" w:eastAsia="仿宋_GB2312" w:cs="仿宋_GB2312" w:hAnsiTheme="minorHAnsi"/>
                <w:kern w:val="0"/>
                <w:sz w:val="21"/>
                <w:szCs w:val="21"/>
                <w:lang w:val="en-US" w:eastAsia="zh-CN" w:bidi="ar"/>
              </w:rPr>
              <w:t>主观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3F3CD4C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0B2BC64E">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941B75A">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7A48368">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0D7606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FC37D24">
            <w:pPr>
              <w:rPr>
                <w:rFonts w:hint="eastAsia" w:ascii="宋体"/>
                <w:sz w:val="24"/>
                <w:szCs w:val="24"/>
              </w:rPr>
            </w:pP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30CCA5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55411BB2">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61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1C28B0C">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B754AB5">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B582862">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7CF2012">
            <w:pPr>
              <w:rPr>
                <w:rFonts w:hint="eastAsia" w:ascii="宋体"/>
                <w:sz w:val="24"/>
                <w:szCs w:val="24"/>
              </w:rPr>
            </w:pP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56D78710">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5E2C3C11">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68A3151">
            <w:pPr>
              <w:rPr>
                <w:rFonts w:hint="eastAsia" w:ascii="宋体"/>
                <w:sz w:val="24"/>
                <w:szCs w:val="24"/>
              </w:rPr>
            </w:pPr>
          </w:p>
        </w:tc>
        <w:tc>
          <w:tcPr>
            <w:tcW w:w="1154"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D96673B">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b/>
                <w:bCs/>
                <w:color w:val="000000"/>
                <w:kern w:val="0"/>
                <w:sz w:val="21"/>
                <w:szCs w:val="21"/>
                <w:lang w:val="en-US" w:eastAsia="zh-CN" w:bidi="ar"/>
              </w:rPr>
              <w:t>企业人员培训机制（5分）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CD6707B">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服务方案可行，满足招标人需求得4-5分。</w:t>
            </w:r>
          </w:p>
        </w:tc>
        <w:tc>
          <w:tcPr>
            <w:tcW w:w="651"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5234642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主观</w:t>
            </w:r>
          </w:p>
        </w:tc>
        <w:tc>
          <w:tcPr>
            <w:tcW w:w="1149" w:type="dxa"/>
            <w:vMerge w:val="restart"/>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5EBF884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7CED4EB0">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499"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30480745">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78D44DE">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3B6CC59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服务方案较可行，基本满足招标人需求得2-3分。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E07E34C">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8DA078E">
            <w:pPr>
              <w:rPr>
                <w:rFonts w:hint="eastAsia" w:ascii="宋体"/>
                <w:sz w:val="24"/>
                <w:szCs w:val="24"/>
              </w:rPr>
            </w:pPr>
          </w:p>
        </w:tc>
      </w:tr>
      <w:tr w14:paraId="3F5B444A">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tblPrEx>
        <w:trPr>
          <w:trHeight w:val="403"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1C77CAD">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8A7D33D">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0FEA28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服务方案一般，对招标人需求针对性需要加强，得0-1分</w:t>
            </w:r>
          </w:p>
        </w:tc>
        <w:tc>
          <w:tcPr>
            <w:tcW w:w="651"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ECC542B">
            <w:pPr>
              <w:rPr>
                <w:rFonts w:hint="eastAsia" w:ascii="宋体"/>
                <w:sz w:val="24"/>
                <w:szCs w:val="24"/>
              </w:rPr>
            </w:pPr>
          </w:p>
        </w:tc>
        <w:tc>
          <w:tcPr>
            <w:tcW w:w="1149" w:type="dxa"/>
            <w:vMerge w:val="continue"/>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6744033D">
            <w:pPr>
              <w:rPr>
                <w:rFonts w:hint="eastAsia" w:ascii="宋体"/>
                <w:sz w:val="24"/>
                <w:szCs w:val="24"/>
              </w:rPr>
            </w:pPr>
          </w:p>
        </w:tc>
      </w:tr>
      <w:tr w14:paraId="5A3B2F48">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1243" w:hRule="atLeast"/>
          <w:jc w:val="center"/>
        </w:trPr>
        <w:tc>
          <w:tcPr>
            <w:tcW w:w="1069"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58B652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企业服务能力</w:t>
            </w:r>
          </w:p>
          <w:p w14:paraId="4A30138E">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（10分）</w:t>
            </w:r>
          </w:p>
        </w:tc>
        <w:tc>
          <w:tcPr>
            <w:tcW w:w="1154" w:type="dxa"/>
            <w:vMerge w:val="restar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944753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企业服务能力</w:t>
            </w:r>
          </w:p>
          <w:p w14:paraId="38E42779">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（10分）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15DBA2C">
            <w:pPr>
              <w:pStyle w:val="4"/>
              <w:keepNext w:val="0"/>
              <w:keepLines w:val="0"/>
              <w:widowControl/>
              <w:suppressLineNumbers w:val="0"/>
              <w:spacing w:before="0" w:beforeAutospacing="1" w:after="0" w:afterAutospacing="1"/>
              <w:ind w:left="0" w:right="0"/>
              <w:jc w:val="both"/>
            </w:pPr>
            <w:r>
              <w:rPr>
                <w:rFonts w:hint="default" w:ascii="仿宋_GB2312" w:eastAsia="仿宋_GB2312" w:cs="仿宋_GB2312"/>
                <w:color w:val="FF0000"/>
                <w:sz w:val="21"/>
                <w:szCs w:val="21"/>
                <w:shd w:val="clear" w:fill="FFFF00"/>
              </w:rPr>
              <w:t>企业2025年度财富类项目外呼结算金额：</w:t>
            </w:r>
          </w:p>
          <w:p w14:paraId="5404B9B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0-500万得1分；</w:t>
            </w:r>
          </w:p>
          <w:p w14:paraId="73340C13">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501-1000万得3分；</w:t>
            </w:r>
          </w:p>
          <w:p w14:paraId="4F770514">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1001-2000万得4分；</w:t>
            </w:r>
          </w:p>
          <w:p w14:paraId="66BE6195">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2000万以上得5分；</w:t>
            </w:r>
          </w:p>
          <w:p w14:paraId="52B7BCC8">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本项目最高5分。服务不同机构项目数得分不累计，按项目数最高算。</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01456F0">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7CCA4C5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32119989">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67" w:hRule="atLeast"/>
          <w:jc w:val="center"/>
        </w:trPr>
        <w:tc>
          <w:tcPr>
            <w:tcW w:w="1069"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78558B4">
            <w:pPr>
              <w:rPr>
                <w:rFonts w:hint="eastAsia" w:ascii="宋体"/>
                <w:sz w:val="24"/>
                <w:szCs w:val="24"/>
              </w:rPr>
            </w:pPr>
          </w:p>
        </w:tc>
        <w:tc>
          <w:tcPr>
            <w:tcW w:w="1154" w:type="dxa"/>
            <w:vMerge w:val="continue"/>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6EA1427">
            <w:pPr>
              <w:rPr>
                <w:rFonts w:hint="eastAsia" w:ascii="宋体"/>
                <w:sz w:val="24"/>
                <w:szCs w:val="24"/>
              </w:rPr>
            </w:pP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17D1434">
            <w:pPr>
              <w:pStyle w:val="4"/>
              <w:keepNext w:val="0"/>
              <w:keepLines w:val="0"/>
              <w:widowControl/>
              <w:suppressLineNumbers w:val="0"/>
              <w:spacing w:before="0" w:beforeAutospacing="1" w:after="0" w:afterAutospacing="1"/>
              <w:ind w:left="0" w:right="0"/>
              <w:jc w:val="both"/>
            </w:pPr>
            <w:r>
              <w:rPr>
                <w:rFonts w:hint="default" w:ascii="仿宋_GB2312" w:eastAsia="仿宋_GB2312" w:cs="仿宋_GB2312"/>
                <w:color w:val="FF0000"/>
                <w:sz w:val="21"/>
                <w:szCs w:val="21"/>
                <w:shd w:val="clear" w:fill="FFFF00"/>
              </w:rPr>
              <w:t>企业2025年度现有及过往合作案例中包含的财富类项目的甲方个数情况：</w:t>
            </w:r>
          </w:p>
          <w:p w14:paraId="28A01BF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1-2个得1分；</w:t>
            </w:r>
          </w:p>
          <w:p w14:paraId="70CE1F8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3-4个得3分；</w:t>
            </w:r>
          </w:p>
          <w:p w14:paraId="33FBFBF7">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5-6个得4分；</w:t>
            </w:r>
          </w:p>
          <w:p w14:paraId="2BED3C2F">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FF0000"/>
                <w:kern w:val="0"/>
                <w:sz w:val="21"/>
                <w:szCs w:val="21"/>
                <w:shd w:val="clear" w:fill="FFFF00"/>
                <w:lang w:val="en-US" w:eastAsia="zh-CN" w:bidi="ar"/>
              </w:rPr>
              <w:t>7个及以上得5分；</w:t>
            </w:r>
          </w:p>
          <w:p w14:paraId="17356872">
            <w:pPr>
              <w:pStyle w:val="4"/>
              <w:keepNext w:val="0"/>
              <w:keepLines w:val="0"/>
              <w:widowControl/>
              <w:suppressLineNumbers w:val="0"/>
              <w:spacing w:before="0" w:beforeAutospacing="1" w:after="0" w:afterAutospacing="1"/>
              <w:ind w:left="0" w:right="0"/>
              <w:jc w:val="both"/>
            </w:pPr>
            <w:r>
              <w:rPr>
                <w:rFonts w:hint="default" w:ascii="仿宋_GB2312" w:eastAsia="仿宋_GB2312" w:cs="仿宋_GB2312"/>
                <w:color w:val="FF0000"/>
                <w:sz w:val="21"/>
                <w:szCs w:val="21"/>
                <w:shd w:val="clear" w:fill="FFFF00"/>
              </w:rPr>
              <w:t>本项目最高5分。</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7EA7768">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 </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1D9B26A9">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r w14:paraId="39D9696C">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PrEx>
        <w:trPr>
          <w:trHeight w:val="767" w:hRule="atLeast"/>
          <w:jc w:val="center"/>
        </w:trPr>
        <w:tc>
          <w:tcPr>
            <w:tcW w:w="106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10FA620D">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投标报价（25分）</w:t>
            </w:r>
          </w:p>
        </w:tc>
        <w:tc>
          <w:tcPr>
            <w:tcW w:w="1154"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71C45BFA">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投标报价（25分）</w:t>
            </w:r>
          </w:p>
        </w:tc>
        <w:tc>
          <w:tcPr>
            <w:tcW w:w="3678"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27F90B11">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color w:val="000000"/>
                <w:kern w:val="0"/>
                <w:sz w:val="21"/>
                <w:szCs w:val="21"/>
                <w:lang w:val="en-US" w:eastAsia="zh-CN" w:bidi="ar"/>
              </w:rPr>
              <w:t>详见备注“投标报价计算规则”</w:t>
            </w:r>
          </w:p>
        </w:tc>
        <w:tc>
          <w:tcPr>
            <w:tcW w:w="651"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4079D61A">
            <w:pPr>
              <w:keepNext w:val="0"/>
              <w:keepLines w:val="0"/>
              <w:widowControl/>
              <w:suppressLineNumbers w:val="0"/>
              <w:spacing w:before="0" w:beforeAutospacing="1" w:after="0" w:afterAutospacing="1"/>
              <w:ind w:left="0" w:right="0"/>
              <w:jc w:val="center"/>
            </w:pPr>
            <w:r>
              <w:rPr>
                <w:rFonts w:hint="default" w:ascii="仿宋_GB2312" w:eastAsia="仿宋_GB2312" w:cs="仿宋_GB2312" w:hAnsiTheme="minorHAnsi"/>
                <w:kern w:val="0"/>
                <w:sz w:val="21"/>
                <w:szCs w:val="21"/>
                <w:lang w:val="en-US" w:eastAsia="zh-CN" w:bidi="ar"/>
              </w:rPr>
              <w:t>客观</w:t>
            </w:r>
          </w:p>
        </w:tc>
        <w:tc>
          <w:tcPr>
            <w:tcW w:w="1149"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43CDC6FC">
            <w:pPr>
              <w:keepNext w:val="0"/>
              <w:keepLines w:val="0"/>
              <w:widowControl/>
              <w:suppressLineNumbers w:val="0"/>
              <w:spacing w:before="0" w:beforeAutospacing="1" w:after="0" w:afterAutospacing="1"/>
              <w:ind w:left="0" w:right="0"/>
              <w:jc w:val="left"/>
            </w:pPr>
            <w:r>
              <w:rPr>
                <w:rFonts w:hint="default" w:ascii="仿宋_GB2312" w:eastAsia="仿宋_GB2312" w:cs="仿宋_GB2312" w:hAnsiTheme="minorHAnsi"/>
                <w:kern w:val="0"/>
                <w:sz w:val="21"/>
                <w:szCs w:val="21"/>
                <w:lang w:val="en-US" w:eastAsia="zh-CN" w:bidi="ar"/>
              </w:rPr>
              <w:t> </w:t>
            </w:r>
          </w:p>
        </w:tc>
      </w:tr>
    </w:tbl>
    <w:p w14:paraId="34867E1D">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备注：</w:t>
      </w:r>
    </w:p>
    <w:p w14:paraId="3BBF783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 企业案例要求：</w:t>
      </w:r>
    </w:p>
    <w:p w14:paraId="1A6A5E5D">
      <w:pPr>
        <w:keepNext w:val="0"/>
        <w:keepLines w:val="0"/>
        <w:widowControl/>
        <w:suppressLineNumbers w:val="0"/>
        <w:shd w:val="clear" w:fill="FFFFFF"/>
        <w:spacing w:before="0" w:beforeAutospacing="1" w:after="0" w:afterAutospacing="1" w:line="580" w:lineRule="atLeast"/>
        <w:ind w:left="0" w:right="0" w:firstLine="646"/>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（1）业绩时限要求：</w:t>
      </w:r>
      <w:r>
        <w:rPr>
          <w:rFonts w:hint="default" w:ascii="仿宋" w:hAnsi="仿宋" w:eastAsia="仿宋" w:cs="仿宋"/>
          <w:i w:val="0"/>
          <w:iCs w:val="0"/>
          <w:caps w:val="0"/>
          <w:color w:val="FF0000"/>
          <w:spacing w:val="0"/>
          <w:kern w:val="0"/>
          <w:sz w:val="32"/>
          <w:szCs w:val="32"/>
          <w:u w:val="none"/>
          <w:shd w:val="clear" w:fill="FFFFFF"/>
          <w:lang w:val="en-US" w:eastAsia="zh-CN" w:bidi="ar"/>
        </w:rPr>
        <w:t>2</w:t>
      </w:r>
      <w:r>
        <w:rPr>
          <w:rFonts w:hint="default" w:ascii="仿宋_GB2312" w:hAnsi="Helvetica" w:eastAsia="仿宋_GB2312" w:cs="仿宋_GB2312"/>
          <w:i w:val="0"/>
          <w:iCs w:val="0"/>
          <w:caps w:val="0"/>
          <w:color w:val="FF0000"/>
          <w:spacing w:val="0"/>
          <w:kern w:val="0"/>
          <w:sz w:val="32"/>
          <w:szCs w:val="32"/>
          <w:u w:val="none"/>
          <w:shd w:val="clear" w:fill="FFFFFF"/>
          <w:lang w:val="en-US" w:eastAsia="zh-CN" w:bidi="ar"/>
        </w:rPr>
        <w:t>025</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年1月1日至今，以合同覆盖时间为准。</w:t>
      </w:r>
    </w:p>
    <w:p w14:paraId="26E3D9A8">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sz w:val="32"/>
          <w:szCs w:val="32"/>
          <w:u w:val="none"/>
          <w:shd w:val="clear" w:fill="FFFFFF"/>
        </w:rPr>
        <w:t>（2）服务内容范围：包括且不限于</w:t>
      </w:r>
      <w:r>
        <w:rPr>
          <w:rFonts w:hint="default" w:ascii="仿宋_GB2312" w:hAnsi="Helvetica" w:eastAsia="仿宋_GB2312" w:cs="仿宋_GB2312"/>
          <w:i w:val="0"/>
          <w:iCs w:val="0"/>
          <w:caps w:val="0"/>
          <w:color w:val="000000"/>
          <w:spacing w:val="10"/>
          <w:sz w:val="32"/>
          <w:szCs w:val="32"/>
          <w:u w:val="none"/>
          <w:shd w:val="clear" w:fill="FFFFFF"/>
        </w:rPr>
        <w:t>通过电话或者企业微信向客户推销</w:t>
      </w:r>
      <w:r>
        <w:rPr>
          <w:rFonts w:hint="default" w:ascii="仿宋_GB2312" w:hAnsi="Helvetica" w:eastAsia="仿宋_GB2312" w:cs="仿宋_GB2312"/>
          <w:i w:val="0"/>
          <w:iCs w:val="0"/>
          <w:caps w:val="0"/>
          <w:color w:val="000000"/>
          <w:spacing w:val="0"/>
          <w:sz w:val="32"/>
          <w:szCs w:val="32"/>
          <w:u w:val="none"/>
          <w:shd w:val="clear" w:fill="FFFFFF"/>
        </w:rPr>
        <w:t>财富类存款、理财、基金、保险等业务。</w:t>
      </w:r>
    </w:p>
    <w:p w14:paraId="7834F982">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（3）入围标准：</w:t>
      </w: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提供相关合同复印件关键页及盖章页；证明材料中应能体现签约时间、服务范围、签约主体等关键性内容。如证明材料无法体现具体工作范围，供应商需提供加盖公章的业务服务范围说明。上述材料涉及敏感信息的，允许供应商予以隐藏。</w:t>
      </w:r>
    </w:p>
    <w:p w14:paraId="0F71E48C">
      <w:pPr>
        <w:keepNext w:val="0"/>
        <w:keepLines w:val="0"/>
        <w:widowControl/>
        <w:suppressLineNumbers w:val="0"/>
        <w:shd w:val="clear" w:fill="FFFFFF"/>
        <w:spacing w:before="0" w:beforeAutospacing="1" w:after="0" w:afterAutospacing="1" w:line="58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（4）20人及以上营销服务案例要求：</w:t>
      </w: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提供</w:t>
      </w:r>
      <w:r>
        <w:rPr>
          <w:rFonts w:hint="default" w:ascii="仿宋_GB2312" w:hAnsi="Helvetica" w:eastAsia="仿宋_GB2312" w:cs="仿宋_GB2312"/>
          <w:b/>
          <w:bCs/>
          <w:i w:val="0"/>
          <w:iCs w:val="0"/>
          <w:caps w:val="0"/>
          <w:color w:val="FF0000"/>
          <w:spacing w:val="0"/>
          <w:kern w:val="0"/>
          <w:sz w:val="32"/>
          <w:szCs w:val="32"/>
          <w:u w:val="none"/>
          <w:shd w:val="clear" w:fill="FFFFFF"/>
          <w:lang w:val="en-US" w:eastAsia="zh-CN" w:bidi="ar"/>
        </w:rPr>
        <w:t>20</w:t>
      </w: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人（含）以上坐席服务案例。需包含：</w:t>
      </w:r>
    </w:p>
    <w:p w14:paraId="43155AA2">
      <w:pPr>
        <w:keepNext w:val="0"/>
        <w:keepLines w:val="0"/>
        <w:widowControl/>
        <w:suppressLineNumbers w:val="0"/>
        <w:shd w:val="clear" w:fill="FFFFFF"/>
        <w:spacing w:before="0" w:beforeAutospacing="1" w:after="0" w:afterAutospacing="1" w:line="580" w:lineRule="atLeast"/>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（4.1）提供月度或年度的结算单，结算单应能体现坐席人员总人数。</w:t>
      </w:r>
    </w:p>
    <w:p w14:paraId="1D2FF1E1">
      <w:pPr>
        <w:keepNext w:val="0"/>
        <w:keepLines w:val="0"/>
        <w:widowControl/>
        <w:suppressLineNumbers w:val="0"/>
        <w:shd w:val="clear" w:fill="FFFFFF"/>
        <w:spacing w:before="0" w:beforeAutospacing="1" w:after="0" w:afterAutospacing="1" w:line="58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（4.2）提供被服务机构</w:t>
      </w:r>
      <w:r>
        <w:rPr>
          <w:rFonts w:hint="default" w:ascii="仿宋_GB2312" w:hAnsi="Helvetica" w:eastAsia="仿宋_GB2312" w:cs="仿宋_GB2312"/>
          <w:i w:val="0"/>
          <w:iCs w:val="0"/>
          <w:caps w:val="0"/>
          <w:color w:val="FF0000"/>
          <w:spacing w:val="0"/>
          <w:kern w:val="0"/>
          <w:sz w:val="32"/>
          <w:szCs w:val="32"/>
          <w:u w:val="none"/>
          <w:shd w:val="clear" w:fill="FFFFFF"/>
          <w:lang w:val="en-US" w:eastAsia="zh-CN" w:bidi="ar"/>
        </w:rPr>
        <w:t>2个月及以上</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类似服务相关项目实施案例。</w:t>
      </w:r>
      <w:r>
        <w:rPr>
          <w:rFonts w:hint="default" w:ascii="仿宋_GB2312" w:hAnsi="Helvetica" w:eastAsia="仿宋_GB2312" w:cs="仿宋_GB2312"/>
          <w:i w:val="0"/>
          <w:iCs w:val="0"/>
          <w:caps w:val="0"/>
          <w:color w:val="FF0000"/>
          <w:spacing w:val="10"/>
          <w:kern w:val="0"/>
          <w:sz w:val="32"/>
          <w:szCs w:val="32"/>
          <w:u w:val="none"/>
          <w:shd w:val="clear" w:fill="FFFFFF"/>
          <w:lang w:val="en-US" w:eastAsia="zh-CN" w:bidi="ar"/>
        </w:rPr>
        <w:t>同一服务服务机构多个服务案例按一个计算。需提供甲方订单及结算单凭证，含邮件、截图等）。</w:t>
      </w:r>
    </w:p>
    <w:p w14:paraId="4DB66242">
      <w:pPr>
        <w:pStyle w:val="4"/>
        <w:keepNext w:val="0"/>
        <w:keepLines w:val="0"/>
        <w:widowControl/>
        <w:suppressLineNumbers w:val="0"/>
        <w:shd w:val="clear" w:fill="FFFFFF"/>
        <w:spacing w:before="0" w:beforeAutospacing="1" w:after="0" w:afterAutospacing="1" w:line="590" w:lineRule="atLeast"/>
        <w:ind w:left="0" w:right="0" w:firstLine="680"/>
        <w:jc w:val="both"/>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sz w:val="32"/>
          <w:szCs w:val="32"/>
          <w:u w:val="none"/>
          <w:shd w:val="clear" w:fill="FFFFFF"/>
        </w:rPr>
        <w:t>（4.3）服务内容范围：包括且不限于</w:t>
      </w:r>
      <w:r>
        <w:rPr>
          <w:rFonts w:hint="default" w:ascii="仿宋_GB2312" w:hAnsi="Helvetica" w:eastAsia="仿宋_GB2312" w:cs="仿宋_GB2312"/>
          <w:i w:val="0"/>
          <w:iCs w:val="0"/>
          <w:caps w:val="0"/>
          <w:color w:val="000000"/>
          <w:spacing w:val="10"/>
          <w:sz w:val="32"/>
          <w:szCs w:val="32"/>
          <w:u w:val="none"/>
          <w:shd w:val="clear" w:fill="FFFFFF"/>
        </w:rPr>
        <w:t>通过电话或者企业微信向客户推销金融产品和服务;新型外呼场景和产品营销话术测试等。</w:t>
      </w:r>
    </w:p>
    <w:p w14:paraId="2934D65A">
      <w:pPr>
        <w:keepNext w:val="0"/>
        <w:keepLines w:val="0"/>
        <w:widowControl/>
        <w:suppressLineNumbers w:val="0"/>
        <w:shd w:val="clear" w:fill="FFFFFF"/>
        <w:spacing w:before="0" w:beforeAutospacing="1" w:after="0" w:afterAutospacing="1" w:line="590" w:lineRule="atLeast"/>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2.</w:t>
      </w: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银行金融机构：指国有银行（工、农、中、建、交、邮储）、全国性股份制商业银行（中信、招商、光大、华夏、浦发、兴业、广发、民生、平安、恒丰、渤海、浙商）；其他银行机构（包括不限于经银行监管部门批准设立的政策性银行，如：国家开发银行、进出口银行、农业发展银行，地方城市商业银</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行、农村商业银行、互联网银行等）。</w:t>
      </w:r>
    </w:p>
    <w:p w14:paraId="679B9931">
      <w:pPr>
        <w:keepNext w:val="0"/>
        <w:keepLines w:val="0"/>
        <w:widowControl/>
        <w:suppressLineNumbers w:val="0"/>
        <w:shd w:val="clear" w:fill="FFFFFF"/>
        <w:spacing w:before="0" w:beforeAutospacing="1" w:after="0" w:afterAutospacing="1" w:line="590" w:lineRule="atLeast"/>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b/>
          <w:bCs/>
          <w:i w:val="0"/>
          <w:iCs w:val="0"/>
          <w:caps w:val="0"/>
          <w:color w:val="000000"/>
          <w:spacing w:val="0"/>
          <w:kern w:val="0"/>
          <w:sz w:val="32"/>
          <w:szCs w:val="32"/>
          <w:u w:val="none"/>
          <w:shd w:val="clear" w:fill="FFFFFF"/>
          <w:lang w:val="en-US" w:eastAsia="zh-CN" w:bidi="ar"/>
        </w:rPr>
        <w:t>3.非银行金融机构：包括且不限于保险公司、基金公司、证券公司、互联网金融公司等。</w:t>
      </w:r>
    </w:p>
    <w:p w14:paraId="0EF6B36B">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互联网金融机构：陆金所（平安普惠）、字节跳动（抖音）、度小满、美团（美团金融）、奇富科技（360借条）、乐信（分期乐）、京东金融（京东金条）、信也科技（拍拍贷）、领岳科技（洋钱罐）、嘉银金科（极融）、小赢科技（小赢卡贷）、数禾科技（还呗）、维信金科（豆豆钱）、滴滴金融（滴水贷）、桔子数科（桔多多）、众安小贷（众安贷）、微财（好分期）、上海晓途网络（借用飞）、友信（友信普惠）、新浪（微博借钱）、宜信（宜享花）、融360（时光分期）、国美金融（国美易卡）、中信消费金融、中银消费金融、‌北银消费金融、锦程消费金融‌、‌中银消费金融‌、‌捷信消费金融‌、‌中邮消费金融‌、‌捷信消费金融‌、‌苏宁消费金融‌、‌海尔消费金融‌、‌招联消费金融、‌兴业消费金融、‌‌长银五八消费金融‌、‌马上消费金融、‌‌中邮钱包商务金融、‌‌平安消费金融、‌‌中腾信消费金融、‌‌海尔住朋消费金融、‌‌华融消费金融、‌‌中原消费金融、‌‌晋商消费金融、‌</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br w:type="textWrapping"/>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‌哈银消费金融、‌‌长银消费金融‌等。</w:t>
      </w:r>
    </w:p>
    <w:p w14:paraId="1EFBAC84">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4.企业/个人 业绩计算：</w:t>
      </w:r>
    </w:p>
    <w:p w14:paraId="7676897F">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（1）同一采购人多年度业绩，统一计算为一个业绩。</w:t>
      </w:r>
    </w:p>
    <w:p w14:paraId="6C456DB1">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例：供应商A与XX银行于2023年、2024年、2025年分别签订类似服务业绩合同。3项合同统计为1项业绩。</w:t>
      </w:r>
    </w:p>
    <w:p w14:paraId="54E75025">
      <w:pPr>
        <w:keepNext w:val="0"/>
        <w:keepLines w:val="0"/>
        <w:widowControl/>
        <w:suppressLineNumbers w:val="0"/>
        <w:shd w:val="clear" w:fill="FFFFFF"/>
        <w:spacing w:before="0" w:beforeAutospacing="1" w:after="0" w:afterAutospacing="1" w:line="590" w:lineRule="atLeast"/>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（2）同一采购人总部与分支机构业绩，统一归类为一个业绩。</w:t>
      </w:r>
    </w:p>
    <w:p w14:paraId="759B6574">
      <w:pPr>
        <w:keepNext w:val="0"/>
        <w:keepLines w:val="0"/>
        <w:widowControl/>
        <w:suppressLineNumbers w:val="0"/>
        <w:shd w:val="clear" w:fill="FFFFFF"/>
        <w:spacing w:before="0" w:beforeAutospacing="1" w:after="0" w:afterAutospacing="1" w:line="590" w:lineRule="atLeast"/>
        <w:ind w:left="0" w:right="0" w:firstLine="680"/>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i w:val="0"/>
          <w:iCs w:val="0"/>
          <w:caps w:val="0"/>
          <w:color w:val="000000"/>
          <w:spacing w:val="10"/>
          <w:kern w:val="0"/>
          <w:sz w:val="32"/>
          <w:szCs w:val="32"/>
          <w:u w:val="none"/>
          <w:shd w:val="clear" w:fill="FFFFFF"/>
          <w:lang w:val="en-US" w:eastAsia="zh-CN" w:bidi="ar"/>
        </w:rPr>
        <w:t>例：</w:t>
      </w: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供应商A与XX银行签订类似服务业绩合同，并同时与该银行某支行签订相关服务合同。上述两项合同统计为1个项目业绩。</w:t>
      </w:r>
    </w:p>
    <w:p w14:paraId="25260369">
      <w:pPr>
        <w:keepNext w:val="0"/>
        <w:keepLines w:val="0"/>
        <w:widowControl/>
        <w:suppressLineNumbers w:val="0"/>
        <w:shd w:val="clear" w:fill="FFFFFF"/>
        <w:spacing w:before="0" w:beforeAutospacing="1" w:after="0" w:afterAutospacing="1"/>
        <w:ind w:left="0" w:right="0" w:firstLine="643"/>
        <w:jc w:val="left"/>
        <w:rPr>
          <w:rFonts w:hint="default" w:ascii="Helvetica" w:hAnsi="Helvetica" w:eastAsia="Helvetica" w:cs="Helvetica"/>
          <w:i w:val="0"/>
          <w:iCs w:val="0"/>
          <w:caps w:val="0"/>
          <w:color w:val="000000"/>
          <w:spacing w:val="0"/>
          <w:sz w:val="24"/>
          <w:szCs w:val="24"/>
          <w:u w:val="none"/>
        </w:rPr>
      </w:pPr>
      <w:r>
        <w:rPr>
          <w:rFonts w:hint="default" w:ascii="仿宋" w:hAnsi="仿宋" w:eastAsia="仿宋" w:cs="仿宋"/>
          <w:b/>
          <w:bCs/>
          <w:i w:val="0"/>
          <w:iCs w:val="0"/>
          <w:caps w:val="0"/>
          <w:color w:val="000000"/>
          <w:spacing w:val="0"/>
          <w:kern w:val="0"/>
          <w:sz w:val="32"/>
          <w:szCs w:val="32"/>
          <w:u w:val="none"/>
          <w:shd w:val="clear" w:fill="FFFFFF"/>
          <w:lang w:val="en-US" w:eastAsia="zh-CN" w:bidi="ar"/>
        </w:rPr>
        <w:t>5.企业服务能力：需</w:t>
      </w:r>
      <w:r>
        <w:rPr>
          <w:rFonts w:hint="default" w:ascii="仿宋" w:hAnsi="仿宋" w:eastAsia="仿宋" w:cs="仿宋"/>
          <w:i w:val="0"/>
          <w:iCs w:val="0"/>
          <w:caps w:val="0"/>
          <w:color w:val="000000"/>
          <w:spacing w:val="0"/>
          <w:kern w:val="0"/>
          <w:sz w:val="32"/>
          <w:szCs w:val="32"/>
          <w:u w:val="none"/>
          <w:shd w:val="clear" w:fill="FFFFFF"/>
          <w:lang w:val="en-US" w:eastAsia="zh-CN" w:bidi="ar"/>
        </w:rPr>
        <w:t>提供2025年度服务机构结算凭证（以发票为准，待结算项目以订单+阶段性结算凭证为准）。</w:t>
      </w:r>
    </w:p>
    <w:p w14:paraId="11BCDACC">
      <w:pPr>
        <w:keepNext w:val="0"/>
        <w:keepLines w:val="0"/>
        <w:widowControl/>
        <w:suppressLineNumbers w:val="0"/>
        <w:shd w:val="clear" w:fill="FFFFFF"/>
        <w:spacing w:before="0" w:beforeAutospacing="1" w:after="0" w:afterAutospacing="1"/>
        <w:ind w:left="0" w:right="0" w:firstLine="640"/>
        <w:jc w:val="left"/>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32"/>
          <w:szCs w:val="32"/>
          <w:u w:val="none"/>
          <w:shd w:val="clear" w:fill="FFFFFF"/>
          <w:lang w:val="en-US" w:eastAsia="zh-CN" w:bidi="ar"/>
        </w:rPr>
        <w:t>6</w:t>
      </w:r>
      <w:r>
        <w:rPr>
          <w:rFonts w:hint="default" w:ascii="仿宋" w:hAnsi="仿宋" w:eastAsia="仿宋" w:cs="仿宋"/>
          <w:i w:val="0"/>
          <w:iCs w:val="0"/>
          <w:caps w:val="0"/>
          <w:color w:val="000000"/>
          <w:spacing w:val="0"/>
          <w:kern w:val="0"/>
          <w:sz w:val="32"/>
          <w:szCs w:val="32"/>
          <w:u w:val="none"/>
          <w:shd w:val="clear" w:fill="FFFFFF"/>
          <w:lang w:val="en-US" w:eastAsia="zh-CN" w:bidi="ar"/>
        </w:rPr>
        <w:t>.投标报价计算规则</w:t>
      </w:r>
    </w:p>
    <w:p w14:paraId="44389065">
      <w:pPr>
        <w:keepNext w:val="0"/>
        <w:keepLines w:val="0"/>
        <w:widowControl/>
        <w:suppressLineNumbers w:val="0"/>
        <w:shd w:val="clear" w:fill="FFFFFF"/>
        <w:spacing w:before="0" w:beforeAutospacing="1" w:after="0" w:afterAutospacing="1" w:line="590" w:lineRule="atLeast"/>
        <w:ind w:left="0" w:right="0" w:firstLine="960"/>
        <w:jc w:val="left"/>
        <w:textAlignment w:val="center"/>
        <w:rPr>
          <w:rFonts w:hint="default" w:ascii="Helvetica" w:hAnsi="Helvetica" w:eastAsia="Helvetica" w:cs="Helvetica"/>
          <w:i w:val="0"/>
          <w:iCs w:val="0"/>
          <w:caps w:val="0"/>
          <w:color w:val="000000"/>
          <w:spacing w:val="0"/>
          <w:sz w:val="24"/>
          <w:szCs w:val="24"/>
          <w:u w:val="none"/>
        </w:rPr>
      </w:pPr>
      <w:r>
        <w:rPr>
          <w:rFonts w:hint="default" w:ascii="仿宋_GB2312" w:hAnsi="Helvetica" w:eastAsia="仿宋_GB2312" w:cs="仿宋_GB2312"/>
          <w:i w:val="0"/>
          <w:iCs w:val="0"/>
          <w:caps w:val="0"/>
          <w:color w:val="000000"/>
          <w:spacing w:val="0"/>
          <w:kern w:val="0"/>
          <w:sz w:val="24"/>
          <w:szCs w:val="24"/>
          <w:u w:val="none"/>
          <w:shd w:val="clear" w:fill="FFFFFF"/>
          <w:lang w:val="en-US" w:eastAsia="zh-CN" w:bidi="ar"/>
        </w:rPr>
        <w:t>投标报价得分＝满分×（最低有效投标报价/投标报价）。得分保留2位小数。</w:t>
      </w:r>
    </w:p>
    <w:p w14:paraId="7E15119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汉仪书宋二KW">
    <w:altName w:val="书宋-简"/>
    <w:panose1 w:val="00020600040101010101"/>
    <w:charset w:val="86"/>
    <w:family w:val="auto"/>
    <w:pitch w:val="default"/>
    <w:sig w:usb0="00000000" w:usb1="00000000" w:usb2="00000016" w:usb3="00000000" w:csb0="00040000" w:csb1="00000000"/>
  </w:font>
  <w:font w:name="Helvetica Neue">
    <w:altName w:val="DejaVu Math TeX Gyre"/>
    <w:panose1 w:val="02000503000000020004"/>
    <w:charset w:val="00"/>
    <w:family w:val="auto"/>
    <w:pitch w:val="default"/>
    <w:sig w:usb0="00000000" w:usb1="00000000" w:usb2="00000010" w:usb3="00000000" w:csb0="00000000" w:csb1="00000000"/>
  </w:font>
  <w:font w:name="DejaVu Math TeX Gyre">
    <w:panose1 w:val="02000503000000000000"/>
    <w:charset w:val="00"/>
    <w:family w:val="auto"/>
    <w:pitch w:val="default"/>
    <w:sig w:usb0="A10000EF" w:usb1="4A00F9EE" w:usb2="02000008" w:usb3="00000000" w:csb0="60000193" w:csb1="0DD40000"/>
  </w:font>
  <w:font w:name="Helvetica">
    <w:altName w:val="清雅黑体"/>
    <w:panose1 w:val="00000000000000000000"/>
    <w:charset w:val="00"/>
    <w:family w:val="auto"/>
    <w:pitch w:val="default"/>
    <w:sig w:usb0="00000000" w:usb1="00000000" w:usb2="00000000" w:usb3="00000000" w:csb0="2000019F" w:csb1="4F010000"/>
  </w:font>
  <w:font w:name="清雅黑体">
    <w:panose1 w:val="00000500000000000000"/>
    <w:charset w:val="86"/>
    <w:family w:val="auto"/>
    <w:pitch w:val="default"/>
    <w:sig w:usb0="8000002F" w:usb1="084164FA" w:usb2="00000012" w:usb3="00000000" w:csb0="00040001" w:csb1="00000000"/>
  </w:font>
  <w:font w:name="方正小标宋简体">
    <w:altName w:val="清雅黑体"/>
    <w:panose1 w:val="00000000000000000000"/>
    <w:charset w:val="00"/>
    <w:family w:val="auto"/>
    <w:pitch w:val="default"/>
    <w:sig w:usb0="00000000" w:usb1="00000000" w:usb2="00000000" w:usb3="00000000" w:csb0="00000000" w:csb1="00000000"/>
  </w:font>
  <w:font w:name="等线">
    <w:altName w:val="方正等线-简"/>
    <w:panose1 w:val="00000000000000000000"/>
    <w:charset w:val="00"/>
    <w:family w:val="auto"/>
    <w:pitch w:val="default"/>
    <w:sig w:usb0="00000000" w:usb1="00000000" w:usb2="00000000" w:usb3="00000000" w:csb0="00000000" w:csb1="00000000"/>
  </w:font>
  <w:font w:name="方正等线-简">
    <w:panose1 w:val="02000500000000000000"/>
    <w:charset w:val="86"/>
    <w:family w:val="auto"/>
    <w:pitch w:val="default"/>
    <w:sig w:usb0="A10102FF" w:usb1="38CF7CFB" w:usb2="00010016" w:usb3="00000000" w:csb0="00040001" w:csb1="00000000"/>
  </w:font>
  <w:font w:name="汉仪中等线KW">
    <w:altName w:val="书宋-简"/>
    <w:panose1 w:val="01010104010101010101"/>
    <w:charset w:val="86"/>
    <w:family w:val="auto"/>
    <w:pitch w:val="default"/>
    <w:sig w:usb0="00000000" w:usb1="00000000" w:usb2="00000000" w:usb3="00000000" w:csb0="00040001" w:csb1="00000000"/>
  </w:font>
  <w:font w:name="黑体-简">
    <w:panose1 w:val="02010609060101010101"/>
    <w:charset w:val="86"/>
    <w:family w:val="auto"/>
    <w:pitch w:val="default"/>
    <w:sig w:usb0="A00002BF" w:usb1="3ACF7CFA" w:usb2="00000016" w:usb3="00000000" w:csb0="00040001" w:csb1="00000000"/>
  </w:font>
  <w:font w:name="汉仪中黑KW">
    <w:altName w:val="黑体-简"/>
    <w:panose1 w:val="00020600040101010101"/>
    <w:charset w:val="86"/>
    <w:family w:val="auto"/>
    <w:pitch w:val="default"/>
    <w:sig w:usb0="00000000" w:usb1="00000000" w:usb2="00000016" w:usb3="00000000" w:csb0="00040000" w:csb1="00000000"/>
  </w:font>
  <w:font w:name="仿宋_GB2312">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方正仿宋_GBK">
    <w:altName w:val="仿宋-简"/>
    <w:panose1 w:val="02000000000000000000"/>
    <w:charset w:val="86"/>
    <w:family w:val="auto"/>
    <w:pitch w:val="default"/>
    <w:sig w:usb0="00000000" w:usb1="00000000" w:usb2="00082016" w:usb3="00000000" w:csb0="00040001" w:csb1="00000000"/>
  </w:font>
  <w:font w:name="仿宋">
    <w:altName w:val="仿宋-简"/>
    <w:panose1 w:val="00000000000000000000"/>
    <w:charset w:val="00"/>
    <w:family w:val="auto"/>
    <w:pitch w:val="default"/>
    <w:sig w:usb0="00000000" w:usb1="00000000" w:usb2="00000000" w:usb3="00000000" w:csb0="00000000" w:csb1="00000000"/>
  </w:font>
  <w:font w:name="楷体_GB2312">
    <w:altName w:val="楷体-简"/>
    <w:panose1 w:val="00000000000000000000"/>
    <w:charset w:val="00"/>
    <w:family w:val="auto"/>
    <w:pitch w:val="default"/>
    <w:sig w:usb0="00000000" w:usb1="00000000" w:usb2="00000000" w:usb3="00000000" w:csb0="00000000" w:csb1="00000000"/>
  </w:font>
  <w:font w:name="楷体-简">
    <w:panose1 w:val="02010609060101010101"/>
    <w:charset w:val="86"/>
    <w:family w:val="auto"/>
    <w:pitch w:val="default"/>
    <w:sig w:usb0="A00002BF" w:usb1="3ACF7CFA" w:usb2="00000016" w:usb3="00000000" w:csb0="00040001" w:csb1="00000000"/>
  </w:font>
  <w:font w:name="汉仪楷体简">
    <w:altName w:val="楷体-简"/>
    <w:panose1 w:val="02010600000101010101"/>
    <w:charset w:val="86"/>
    <w:family w:val="auto"/>
    <w:pitch w:val="default"/>
    <w:sig w:usb0="00000000" w:usb1="00000000" w:usb2="00000002" w:usb3="00000000" w:csb0="00040000" w:csb1="00000000"/>
  </w:font>
  <w:font w:name="方正中等线-简">
    <w:panose1 w:val="02000500000000000000"/>
    <w:charset w:val="86"/>
    <w:family w:val="auto"/>
    <w:pitch w:val="default"/>
    <w:sig w:usb0="A00002BF" w:usb1="78CF7CFB" w:usb2="00000016" w:usb3="00000000" w:csb0="00040001" w:csb1="00000000"/>
  </w:font>
  <w:font w:name="Arial">
    <w:altName w:val="FT Thymes"/>
    <w:panose1 w:val="00000000000000000000"/>
    <w:charset w:val="00"/>
    <w:family w:val="auto"/>
    <w:pitch w:val="default"/>
    <w:sig w:usb0="00000000" w:usb1="00000000" w:usb2="00000000" w:usb3="00000000" w:csb0="00000000" w:csb1="00000000"/>
  </w:font>
  <w:font w:name="FTToken">
    <w:panose1 w:val="05000000000000000000"/>
    <w:charset w:val="00"/>
    <w:family w:val="auto"/>
    <w:pitch w:val="default"/>
    <w:sig w:usb0="00000000" w:usb1="1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云澜">
    <w15:presenceInfo w15:providerId="WPS Office" w15:userId="55182962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70AF9"/>
    <w:rsid w:val="5F9FEC4E"/>
    <w:rsid w:val="77E70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97</TotalTime>
  <ScaleCrop>false</ScaleCrop>
  <LinksUpToDate>false</LinksUpToDate>
  <CharactersWithSpaces>0</CharactersWithSpaces>
  <Application>WPS Office_12.1.3.27441_F1E327BC-269C-435d-A152-05C5408002CA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2026-06-11T02:32:00Z</dcterms:created>
  <dc:creator>深藏blue的阿古朵</dc:creator>
  <cp:lastModifiedBy>云澜</cp:lastModifiedBy>
  <dcterms:modified xsi:type="dcterms:W3CDTF">2026-06-27T00:28:07Z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2052-12.1.3.27441</vt:lpwstr>
  </property>
  <property fmtid="{D5CDD505-2E9C-101B-9397-08002B2CF9AE}" pid="3" name="ICV">
    <vt:lpwstr>29DFECAF72713AA197A83E6AEBCA8BD1_43</vt:lpwstr>
  </property>
</Properties>
</file>